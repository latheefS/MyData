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77345" w14:textId="77777777" w:rsidR="00801565" w:rsidRPr="008D6945" w:rsidRDefault="00801565" w:rsidP="00801565">
      <w:pPr>
        <w:tabs>
          <w:tab w:val="left" w:pos="3885"/>
        </w:tabs>
        <w:jc w:val="both"/>
        <w:rPr>
          <w:rFonts w:ascii="Arial" w:hAnsi="Arial" w:cs="Arial"/>
          <w:color w:val="6EAC51"/>
          <w:sz w:val="40"/>
          <w:szCs w:val="32"/>
        </w:rPr>
        <w:sectPr w:rsidR="00801565" w:rsidRPr="008D6945" w:rsidSect="00F9044D">
          <w:headerReference w:type="even" r:id="rId11"/>
          <w:headerReference w:type="default" r:id="rId12"/>
          <w:footerReference w:type="default" r:id="rId13"/>
          <w:headerReference w:type="first" r:id="rId14"/>
          <w:footerReference w:type="first" r:id="rId15"/>
          <w:pgSz w:w="11906" w:h="16838"/>
          <w:pgMar w:top="1062" w:right="1440" w:bottom="1440" w:left="1440" w:header="708" w:footer="708" w:gutter="0"/>
          <w:pgNumType w:start="0"/>
          <w:cols w:space="708"/>
          <w:titlePg/>
          <w:docGrid w:linePitch="360"/>
        </w:sectPr>
      </w:pPr>
      <w:bookmarkStart w:id="0" w:name="_Hlk509907406"/>
      <w:bookmarkStart w:id="1" w:name="_Hlk509910467"/>
      <w:bookmarkStart w:id="2" w:name="_Hlk509906552"/>
      <w:bookmarkStart w:id="3" w:name="_Hlk509906871"/>
      <w:r w:rsidRPr="008D6945">
        <w:rPr>
          <w:rFonts w:ascii="Arial" w:hAnsi="Arial" w:cs="Arial"/>
          <w:noProof/>
          <w:color w:val="6EAC51"/>
          <w:sz w:val="40"/>
          <w:szCs w:val="32"/>
        </w:rPr>
        <mc:AlternateContent>
          <mc:Choice Requires="wps">
            <w:drawing>
              <wp:anchor distT="45720" distB="45720" distL="114300" distR="114300" simplePos="0" relativeHeight="251658244" behindDoc="0" locked="0" layoutInCell="1" allowOverlap="1" wp14:anchorId="4F15EE74" wp14:editId="1769C397">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4F5F14F4" w14:textId="61F10B1E" w:rsidR="00F24DB7" w:rsidRPr="0046736B" w:rsidRDefault="001E49CF" w:rsidP="00801565">
                            <w:pPr>
                              <w:jc w:val="right"/>
                              <w:rPr>
                                <w:rFonts w:asciiTheme="minorHAnsi" w:hAnsiTheme="minorHAnsi" w:cstheme="minorHAnsi"/>
                                <w:color w:val="09D0A2" w:themeColor="accent3"/>
                                <w:sz w:val="48"/>
                                <w:szCs w:val="48"/>
                              </w:rPr>
                            </w:pPr>
                            <w:r w:rsidRPr="001E49CF">
                              <w:rPr>
                                <w:rFonts w:asciiTheme="minorHAnsi" w:hAnsiTheme="minorHAnsi" w:cstheme="minorHAnsi"/>
                                <w:color w:val="09D0A2" w:themeColor="accent3"/>
                                <w:sz w:val="48"/>
                                <w:szCs w:val="48"/>
                              </w:rPr>
                              <w:t>DM3-020</w:t>
                            </w:r>
                            <w:r>
                              <w:rPr>
                                <w:rFonts w:asciiTheme="minorHAnsi" w:hAnsiTheme="minorHAnsi" w:cstheme="minorHAnsi"/>
                                <w:color w:val="09D0A2" w:themeColor="accent3"/>
                                <w:sz w:val="48"/>
                                <w:szCs w:val="48"/>
                              </w:rPr>
                              <w:t xml:space="preserve"> </w:t>
                            </w:r>
                            <w:r w:rsidR="00F24DB7">
                              <w:rPr>
                                <w:rFonts w:asciiTheme="minorHAnsi" w:hAnsiTheme="minorHAnsi" w:cstheme="minorHAnsi"/>
                                <w:color w:val="09D0A2" w:themeColor="accent3"/>
                                <w:sz w:val="48"/>
                                <w:szCs w:val="48"/>
                              </w:rPr>
                              <w:t>FIN AR Transactions</w:t>
                            </w:r>
                            <w:r w:rsidR="00F24DB7" w:rsidRPr="0046736B">
                              <w:rPr>
                                <w:rFonts w:asciiTheme="minorHAnsi" w:hAnsiTheme="minorHAnsi" w:cstheme="minorHAnsi"/>
                                <w:color w:val="09D0A2" w:themeColor="accent3"/>
                                <w:sz w:val="48"/>
                                <w:szCs w:val="48"/>
                              </w:rPr>
                              <w:t xml:space="preserve"> Data Reconciliation</w:t>
                            </w:r>
                          </w:p>
                          <w:p w14:paraId="0DB3B753" w14:textId="77777777" w:rsidR="00F24DB7" w:rsidRPr="0046736B" w:rsidRDefault="00F24DB7" w:rsidP="00801565">
                            <w:pPr>
                              <w:jc w:val="right"/>
                              <w:rPr>
                                <w:rFonts w:asciiTheme="minorHAnsi" w:hAnsiTheme="minorHAnsi" w:cstheme="minorHAnsi"/>
                                <w:color w:val="09D0A2" w:themeColor="accent3"/>
                              </w:rPr>
                            </w:pPr>
                          </w:p>
                          <w:p w14:paraId="428CA718" w14:textId="52699A4E" w:rsidR="00F24DB7" w:rsidRPr="0046736B" w:rsidRDefault="00F24DB7"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F24DB7" w:rsidRPr="0046736B" w:rsidRDefault="00F24DB7" w:rsidP="00801565">
                            <w:pPr>
                              <w:rPr>
                                <w:rFonts w:asciiTheme="minorHAnsi" w:hAnsiTheme="minorHAnsi" w:cstheme="minorHAnsi"/>
                              </w:rPr>
                            </w:pPr>
                          </w:p>
                          <w:p w14:paraId="138DB3EF" w14:textId="77777777" w:rsidR="00F24DB7" w:rsidRPr="0046736B" w:rsidRDefault="00F24DB7" w:rsidP="00801565">
                            <w:pPr>
                              <w:rPr>
                                <w:rFonts w:asciiTheme="minorHAnsi" w:hAnsiTheme="minorHAnsi" w:cstheme="minorHAnsi"/>
                              </w:rPr>
                            </w:pPr>
                          </w:p>
                          <w:p w14:paraId="3E3C83A8" w14:textId="3D766939" w:rsidR="00F24DB7" w:rsidRPr="0046736B" w:rsidRDefault="00F24DB7"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F24DB7" w:rsidRPr="0046736B" w:rsidRDefault="00F24DB7"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5EE74"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" filled="f" stroked="f">
                <v:textbox>
                  <w:txbxContent>
                    <w:p w14:paraId="4F5F14F4" w14:textId="61F10B1E" w:rsidR="00F24DB7" w:rsidRPr="0046736B" w:rsidRDefault="001E49CF" w:rsidP="00801565">
                      <w:pPr>
                        <w:jc w:val="right"/>
                        <w:rPr>
                          <w:rFonts w:asciiTheme="minorHAnsi" w:hAnsiTheme="minorHAnsi" w:cstheme="minorHAnsi"/>
                          <w:color w:val="09D0A2" w:themeColor="accent3"/>
                          <w:sz w:val="48"/>
                          <w:szCs w:val="48"/>
                        </w:rPr>
                      </w:pPr>
                      <w:r w:rsidRPr="001E49CF">
                        <w:rPr>
                          <w:rFonts w:asciiTheme="minorHAnsi" w:hAnsiTheme="minorHAnsi" w:cstheme="minorHAnsi"/>
                          <w:color w:val="09D0A2" w:themeColor="accent3"/>
                          <w:sz w:val="48"/>
                          <w:szCs w:val="48"/>
                        </w:rPr>
                        <w:t>DM3-020</w:t>
                      </w:r>
                      <w:r>
                        <w:rPr>
                          <w:rFonts w:asciiTheme="minorHAnsi" w:hAnsiTheme="minorHAnsi" w:cstheme="minorHAnsi"/>
                          <w:color w:val="09D0A2" w:themeColor="accent3"/>
                          <w:sz w:val="48"/>
                          <w:szCs w:val="48"/>
                        </w:rPr>
                        <w:t xml:space="preserve"> </w:t>
                      </w:r>
                      <w:r w:rsidR="00F24DB7">
                        <w:rPr>
                          <w:rFonts w:asciiTheme="minorHAnsi" w:hAnsiTheme="minorHAnsi" w:cstheme="minorHAnsi"/>
                          <w:color w:val="09D0A2" w:themeColor="accent3"/>
                          <w:sz w:val="48"/>
                          <w:szCs w:val="48"/>
                        </w:rPr>
                        <w:t>FIN AR Transactions</w:t>
                      </w:r>
                      <w:r w:rsidR="00F24DB7" w:rsidRPr="0046736B">
                        <w:rPr>
                          <w:rFonts w:asciiTheme="minorHAnsi" w:hAnsiTheme="minorHAnsi" w:cstheme="minorHAnsi"/>
                          <w:color w:val="09D0A2" w:themeColor="accent3"/>
                          <w:sz w:val="48"/>
                          <w:szCs w:val="48"/>
                        </w:rPr>
                        <w:t xml:space="preserve"> Data Reconciliation</w:t>
                      </w:r>
                    </w:p>
                    <w:p w14:paraId="0DB3B753" w14:textId="77777777" w:rsidR="00F24DB7" w:rsidRPr="0046736B" w:rsidRDefault="00F24DB7" w:rsidP="00801565">
                      <w:pPr>
                        <w:jc w:val="right"/>
                        <w:rPr>
                          <w:rFonts w:asciiTheme="minorHAnsi" w:hAnsiTheme="minorHAnsi" w:cstheme="minorHAnsi"/>
                          <w:color w:val="09D0A2" w:themeColor="accent3"/>
                        </w:rPr>
                      </w:pPr>
                    </w:p>
                    <w:p w14:paraId="428CA718" w14:textId="52699A4E" w:rsidR="00F24DB7" w:rsidRPr="0046736B" w:rsidRDefault="00F24DB7" w:rsidP="00801565">
                      <w:pPr>
                        <w:jc w:val="right"/>
                        <w:rPr>
                          <w:rFonts w:asciiTheme="minorHAnsi" w:hAnsiTheme="minorHAnsi" w:cstheme="minorHAnsi"/>
                          <w:color w:val="09D0A2" w:themeColor="accent3"/>
                          <w:sz w:val="30"/>
                          <w:szCs w:val="30"/>
                        </w:rPr>
                      </w:pPr>
                      <w:r w:rsidRPr="0046736B">
                        <w:rPr>
                          <w:rFonts w:asciiTheme="minorHAnsi" w:hAnsiTheme="minorHAnsi" w:cstheme="minorHAnsi"/>
                          <w:color w:val="09D0A2" w:themeColor="accent3"/>
                          <w:sz w:val="30"/>
                          <w:szCs w:val="30"/>
                        </w:rPr>
                        <w:t>Maximise Toolkit</w:t>
                      </w:r>
                    </w:p>
                    <w:p w14:paraId="28F3298C" w14:textId="77777777" w:rsidR="00F24DB7" w:rsidRPr="0046736B" w:rsidRDefault="00F24DB7" w:rsidP="00801565">
                      <w:pPr>
                        <w:rPr>
                          <w:rFonts w:asciiTheme="minorHAnsi" w:hAnsiTheme="minorHAnsi" w:cstheme="minorHAnsi"/>
                        </w:rPr>
                      </w:pPr>
                    </w:p>
                    <w:p w14:paraId="138DB3EF" w14:textId="77777777" w:rsidR="00F24DB7" w:rsidRPr="0046736B" w:rsidRDefault="00F24DB7" w:rsidP="00801565">
                      <w:pPr>
                        <w:rPr>
                          <w:rFonts w:asciiTheme="minorHAnsi" w:hAnsiTheme="minorHAnsi" w:cstheme="minorHAnsi"/>
                        </w:rPr>
                      </w:pPr>
                    </w:p>
                    <w:p w14:paraId="3E3C83A8" w14:textId="3D766939" w:rsidR="00F24DB7" w:rsidRPr="0046736B" w:rsidRDefault="00F24DB7" w:rsidP="00801565">
                      <w:pPr>
                        <w:jc w:val="right"/>
                        <w:rPr>
                          <w:rFonts w:asciiTheme="minorHAnsi" w:hAnsiTheme="minorHAnsi" w:cstheme="minorHAnsi"/>
                          <w:color w:val="00938F"/>
                        </w:rPr>
                      </w:pPr>
                      <w:r w:rsidRPr="0046736B">
                        <w:rPr>
                          <w:rFonts w:asciiTheme="minorHAnsi" w:hAnsiTheme="minorHAnsi" w:cstheme="minorHAnsi"/>
                          <w:color w:val="00938F"/>
                        </w:rPr>
                        <w:t>Prepared by: &lt;Author&gt;|&lt;Date&gt;</w:t>
                      </w:r>
                    </w:p>
                    <w:p w14:paraId="3293A7D6" w14:textId="77777777" w:rsidR="00F24DB7" w:rsidRPr="0046736B" w:rsidRDefault="00F24DB7" w:rsidP="00801565">
                      <w:pPr>
                        <w:jc w:val="right"/>
                        <w:rPr>
                          <w:rFonts w:asciiTheme="minorHAnsi" w:hAnsiTheme="minorHAnsi" w:cstheme="minorHAnsi"/>
                          <w:color w:val="00938F"/>
                        </w:rPr>
                      </w:pPr>
                      <w:r w:rsidRPr="0046736B">
                        <w:rPr>
                          <w:rFonts w:asciiTheme="minorHAnsi" w:hAnsiTheme="minorHAnsi" w:cstheme="minorHAnsi"/>
                          <w:color w:val="00938F"/>
                        </w:rPr>
                        <w:t>@Copyright 2021 Version 1 – All Rights Reserved</w:t>
                      </w:r>
                    </w:p>
                  </w:txbxContent>
                </v:textbox>
                <w10:wrap type="square"/>
              </v:shape>
            </w:pict>
          </mc:Fallback>
        </mc:AlternateContent>
      </w:r>
      <w:r w:rsidRPr="008D6945">
        <w:rPr>
          <w:rFonts w:ascii="Arial" w:hAnsi="Arial" w:cs="Arial"/>
          <w:noProof/>
          <w:lang w:eastAsia="en-GB"/>
        </w:rPr>
        <w:drawing>
          <wp:anchor distT="0" distB="0" distL="114300" distR="114300" simplePos="0" relativeHeight="251658242" behindDoc="0" locked="0" layoutInCell="1" allowOverlap="1" wp14:anchorId="4F813D77" wp14:editId="2C1FCE41">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sidRPr="008D6945">
        <w:rPr>
          <w:rFonts w:ascii="Arial" w:hAnsi="Arial" w:cs="Arial"/>
          <w:color w:val="6EAC51"/>
          <w:sz w:val="40"/>
          <w:szCs w:val="32"/>
        </w:rPr>
        <w:tab/>
      </w:r>
    </w:p>
    <w:bookmarkEnd w:id="3" w:displacedByCustomXml="next"/>
    <w:bookmarkStart w:id="4" w:name="_Hlk509920337" w:displacedByCustomXml="next"/>
    <w:sdt>
      <w:sdtPr>
        <w:rPr>
          <w:rFonts w:asciiTheme="minorHAnsi" w:eastAsia="Times New Roman" w:hAnsiTheme="minorHAnsi" w:cstheme="minorHAnsi"/>
          <w:b w:val="0"/>
          <w:caps/>
          <w:noProof/>
          <w:color w:val="auto"/>
          <w:sz w:val="22"/>
          <w:szCs w:val="22"/>
          <w:lang w:val="en-GB" w:eastAsia="en-IE"/>
        </w:rPr>
        <w:id w:val="-1783946503"/>
        <w:docPartObj>
          <w:docPartGallery w:val="Table of Contents"/>
          <w:docPartUnique/>
        </w:docPartObj>
      </w:sdtPr>
      <w:sdtEndPr>
        <w:rPr>
          <w:rFonts w:ascii="Verdana" w:hAnsi="Verdana" w:cs="Arial"/>
          <w:b/>
          <w:color w:val="05918E" w:themeColor="accent1"/>
          <w:sz w:val="32"/>
        </w:rPr>
      </w:sdtEndPr>
      <w:sdtContent>
        <w:p w14:paraId="0D6DF6A3" w14:textId="2B055126" w:rsidR="00801565" w:rsidRPr="00AA4169" w:rsidRDefault="00801565" w:rsidP="0046736B">
          <w:pPr>
            <w:pStyle w:val="TOCHeading"/>
            <w:numPr>
              <w:ilvl w:val="0"/>
              <w:numId w:val="0"/>
            </w:numPr>
            <w:ind w:left="720" w:hanging="720"/>
            <w:rPr>
              <w:rStyle w:val="MainHeadingChar"/>
              <w:rFonts w:asciiTheme="minorHAnsi" w:eastAsiaTheme="majorEastAsia" w:hAnsiTheme="minorHAnsi" w:cstheme="minorHAnsi"/>
              <w:b/>
              <w:sz w:val="24"/>
              <w:szCs w:val="24"/>
            </w:rPr>
          </w:pPr>
          <w:r w:rsidRPr="00AA4169">
            <w:rPr>
              <w:rStyle w:val="MainHeadingChar"/>
              <w:rFonts w:asciiTheme="minorHAnsi" w:eastAsiaTheme="majorEastAsia" w:hAnsiTheme="minorHAnsi" w:cstheme="minorHAnsi"/>
              <w:b/>
              <w:sz w:val="24"/>
              <w:szCs w:val="24"/>
            </w:rPr>
            <w:t>Table of Contents</w:t>
          </w:r>
          <w:r w:rsidRPr="00AA4169">
            <w:rPr>
              <w:rStyle w:val="MainHeadingChar"/>
              <w:rFonts w:asciiTheme="minorHAnsi" w:eastAsiaTheme="majorEastAsia" w:hAnsiTheme="minorHAnsi" w:cstheme="minorHAnsi"/>
              <w:b/>
              <w:sz w:val="24"/>
              <w:szCs w:val="24"/>
            </w:rPr>
            <w:br/>
          </w:r>
        </w:p>
        <w:p w14:paraId="3676FC45" w14:textId="50CD2B4C" w:rsidR="00B61203" w:rsidRPr="00B61203" w:rsidRDefault="00801565">
          <w:pPr>
            <w:pStyle w:val="TOC1"/>
            <w:rPr>
              <w:rFonts w:asciiTheme="minorHAnsi" w:eastAsiaTheme="minorEastAsia" w:hAnsiTheme="minorHAnsi" w:cstheme="minorHAnsi"/>
              <w:b w:val="0"/>
              <w:caps w:val="0"/>
              <w:color w:val="auto"/>
              <w:sz w:val="18"/>
              <w:szCs w:val="18"/>
              <w:lang w:eastAsia="en-GB"/>
            </w:rPr>
          </w:pPr>
          <w:r w:rsidRPr="00AA4169">
            <w:rPr>
              <w:rFonts w:asciiTheme="minorHAnsi" w:hAnsiTheme="minorHAnsi" w:cstheme="minorHAnsi"/>
              <w:noProof w:val="0"/>
              <w:sz w:val="22"/>
              <w:szCs w:val="16"/>
            </w:rPr>
            <w:fldChar w:fldCharType="begin"/>
          </w:r>
          <w:r w:rsidRPr="00AA4169">
            <w:rPr>
              <w:rFonts w:asciiTheme="minorHAnsi" w:hAnsiTheme="minorHAnsi" w:cstheme="minorHAnsi"/>
              <w:noProof w:val="0"/>
              <w:sz w:val="22"/>
              <w:szCs w:val="16"/>
            </w:rPr>
            <w:instrText xml:space="preserve"> TOC \o "1-5" \h \z \u </w:instrText>
          </w:r>
          <w:r w:rsidRPr="00AA4169">
            <w:rPr>
              <w:rFonts w:asciiTheme="minorHAnsi" w:hAnsiTheme="minorHAnsi" w:cstheme="minorHAnsi"/>
              <w:noProof w:val="0"/>
              <w:sz w:val="22"/>
              <w:szCs w:val="16"/>
            </w:rPr>
            <w:fldChar w:fldCharType="separate"/>
          </w:r>
          <w:hyperlink w:anchor="_Toc66183667" w:history="1">
            <w:r w:rsidR="00B61203" w:rsidRPr="00B61203">
              <w:rPr>
                <w:rStyle w:val="Hyperlink"/>
                <w:rFonts w:asciiTheme="minorHAnsi" w:hAnsiTheme="minorHAnsi" w:cstheme="minorHAnsi"/>
                <w:sz w:val="24"/>
                <w:szCs w:val="18"/>
              </w:rPr>
              <w:t>1.</w:t>
            </w:r>
            <w:r w:rsidR="00B61203" w:rsidRPr="00B61203">
              <w:rPr>
                <w:rFonts w:asciiTheme="minorHAnsi" w:eastAsiaTheme="minorEastAsia" w:hAnsiTheme="minorHAnsi" w:cstheme="minorHAnsi"/>
                <w:b w:val="0"/>
                <w:caps w:val="0"/>
                <w:color w:val="auto"/>
                <w:sz w:val="18"/>
                <w:szCs w:val="18"/>
                <w:lang w:eastAsia="en-GB"/>
              </w:rPr>
              <w:tab/>
            </w:r>
            <w:r w:rsidR="00B61203" w:rsidRPr="00B61203">
              <w:rPr>
                <w:rStyle w:val="Hyperlink"/>
                <w:rFonts w:asciiTheme="minorHAnsi" w:hAnsiTheme="minorHAnsi" w:cstheme="minorHAnsi"/>
                <w:sz w:val="24"/>
                <w:szCs w:val="18"/>
              </w:rPr>
              <w:t>Introduction</w:t>
            </w:r>
            <w:r w:rsidR="00B61203" w:rsidRPr="00B61203">
              <w:rPr>
                <w:rFonts w:asciiTheme="minorHAnsi" w:hAnsiTheme="minorHAnsi" w:cstheme="minorHAnsi"/>
                <w:webHidden/>
                <w:sz w:val="24"/>
                <w:szCs w:val="18"/>
              </w:rPr>
              <w:tab/>
            </w:r>
            <w:r w:rsidR="00B61203" w:rsidRPr="00B61203">
              <w:rPr>
                <w:rFonts w:asciiTheme="minorHAnsi" w:hAnsiTheme="minorHAnsi" w:cstheme="minorHAnsi"/>
                <w:webHidden/>
                <w:sz w:val="24"/>
                <w:szCs w:val="18"/>
              </w:rPr>
              <w:fldChar w:fldCharType="begin"/>
            </w:r>
            <w:r w:rsidR="00B61203" w:rsidRPr="00B61203">
              <w:rPr>
                <w:rFonts w:asciiTheme="minorHAnsi" w:hAnsiTheme="minorHAnsi" w:cstheme="minorHAnsi"/>
                <w:webHidden/>
                <w:sz w:val="24"/>
                <w:szCs w:val="18"/>
              </w:rPr>
              <w:instrText xml:space="preserve"> PAGEREF _Toc66183667 \h </w:instrText>
            </w:r>
            <w:r w:rsidR="00B61203" w:rsidRPr="00B61203">
              <w:rPr>
                <w:rFonts w:asciiTheme="minorHAnsi" w:hAnsiTheme="minorHAnsi" w:cstheme="minorHAnsi"/>
                <w:webHidden/>
                <w:sz w:val="24"/>
                <w:szCs w:val="18"/>
              </w:rPr>
            </w:r>
            <w:r w:rsidR="00B61203" w:rsidRPr="00B61203">
              <w:rPr>
                <w:rFonts w:asciiTheme="minorHAnsi" w:hAnsiTheme="minorHAnsi" w:cstheme="minorHAnsi"/>
                <w:webHidden/>
                <w:sz w:val="24"/>
                <w:szCs w:val="18"/>
              </w:rPr>
              <w:fldChar w:fldCharType="separate"/>
            </w:r>
            <w:r w:rsidR="00B61203" w:rsidRPr="00B61203">
              <w:rPr>
                <w:rFonts w:asciiTheme="minorHAnsi" w:hAnsiTheme="minorHAnsi" w:cstheme="minorHAnsi"/>
                <w:webHidden/>
                <w:sz w:val="24"/>
                <w:szCs w:val="18"/>
              </w:rPr>
              <w:t>1</w:t>
            </w:r>
            <w:r w:rsidR="00B61203" w:rsidRPr="00B61203">
              <w:rPr>
                <w:rFonts w:asciiTheme="minorHAnsi" w:hAnsiTheme="minorHAnsi" w:cstheme="minorHAnsi"/>
                <w:webHidden/>
                <w:sz w:val="24"/>
                <w:szCs w:val="18"/>
              </w:rPr>
              <w:fldChar w:fldCharType="end"/>
            </w:r>
          </w:hyperlink>
        </w:p>
        <w:p w14:paraId="0DB8BB09" w14:textId="058F2F9E" w:rsidR="00B61203" w:rsidRPr="00B61203" w:rsidRDefault="001E49CF">
          <w:pPr>
            <w:pStyle w:val="TOC2"/>
            <w:rPr>
              <w:rFonts w:eastAsiaTheme="minorEastAsia"/>
              <w:b w:val="0"/>
              <w:iCs w:val="0"/>
              <w:color w:val="auto"/>
              <w:sz w:val="18"/>
              <w:szCs w:val="18"/>
              <w:lang w:eastAsia="en-GB"/>
            </w:rPr>
          </w:pPr>
          <w:hyperlink w:anchor="_Toc66183668" w:history="1">
            <w:r w:rsidR="00B61203" w:rsidRPr="00B61203">
              <w:rPr>
                <w:rStyle w:val="Hyperlink"/>
                <w:sz w:val="18"/>
                <w:szCs w:val="18"/>
              </w:rPr>
              <w:t>1.1</w:t>
            </w:r>
            <w:r w:rsidR="00B61203" w:rsidRPr="00B61203">
              <w:rPr>
                <w:rFonts w:eastAsiaTheme="minorEastAsia"/>
                <w:b w:val="0"/>
                <w:iCs w:val="0"/>
                <w:color w:val="auto"/>
                <w:sz w:val="18"/>
                <w:szCs w:val="18"/>
                <w:lang w:eastAsia="en-GB"/>
              </w:rPr>
              <w:tab/>
            </w:r>
            <w:r w:rsidR="00B61203" w:rsidRPr="00B61203">
              <w:rPr>
                <w:rStyle w:val="Hyperlink"/>
                <w:sz w:val="18"/>
                <w:szCs w:val="18"/>
              </w:rPr>
              <w:t>Purpose</w:t>
            </w:r>
            <w:r w:rsidR="00B61203" w:rsidRPr="00B61203">
              <w:rPr>
                <w:webHidden/>
                <w:sz w:val="18"/>
                <w:szCs w:val="18"/>
              </w:rPr>
              <w:tab/>
            </w:r>
            <w:r w:rsidR="00B61203" w:rsidRPr="00B61203">
              <w:rPr>
                <w:webHidden/>
                <w:sz w:val="18"/>
                <w:szCs w:val="18"/>
              </w:rPr>
              <w:fldChar w:fldCharType="begin"/>
            </w:r>
            <w:r w:rsidR="00B61203" w:rsidRPr="00B61203">
              <w:rPr>
                <w:webHidden/>
                <w:sz w:val="18"/>
                <w:szCs w:val="18"/>
              </w:rPr>
              <w:instrText xml:space="preserve"> PAGEREF _Toc66183668 \h </w:instrText>
            </w:r>
            <w:r w:rsidR="00B61203" w:rsidRPr="00B61203">
              <w:rPr>
                <w:webHidden/>
                <w:sz w:val="18"/>
                <w:szCs w:val="18"/>
              </w:rPr>
            </w:r>
            <w:r w:rsidR="00B61203" w:rsidRPr="00B61203">
              <w:rPr>
                <w:webHidden/>
                <w:sz w:val="18"/>
                <w:szCs w:val="18"/>
              </w:rPr>
              <w:fldChar w:fldCharType="separate"/>
            </w:r>
            <w:r w:rsidR="00B61203" w:rsidRPr="00B61203">
              <w:rPr>
                <w:webHidden/>
                <w:sz w:val="18"/>
                <w:szCs w:val="18"/>
              </w:rPr>
              <w:t>1</w:t>
            </w:r>
            <w:r w:rsidR="00B61203" w:rsidRPr="00B61203">
              <w:rPr>
                <w:webHidden/>
                <w:sz w:val="18"/>
                <w:szCs w:val="18"/>
              </w:rPr>
              <w:fldChar w:fldCharType="end"/>
            </w:r>
          </w:hyperlink>
        </w:p>
        <w:p w14:paraId="02EC0531" w14:textId="58FB6B19" w:rsidR="00B61203" w:rsidRPr="00B61203" w:rsidRDefault="001E49CF">
          <w:pPr>
            <w:pStyle w:val="TOC1"/>
            <w:rPr>
              <w:rFonts w:asciiTheme="minorHAnsi" w:eastAsiaTheme="minorEastAsia" w:hAnsiTheme="minorHAnsi" w:cstheme="minorHAnsi"/>
              <w:b w:val="0"/>
              <w:caps w:val="0"/>
              <w:color w:val="auto"/>
              <w:sz w:val="18"/>
              <w:szCs w:val="18"/>
              <w:lang w:eastAsia="en-GB"/>
            </w:rPr>
          </w:pPr>
          <w:hyperlink w:anchor="_Toc66183669" w:history="1">
            <w:r w:rsidR="00B61203" w:rsidRPr="00B61203">
              <w:rPr>
                <w:rStyle w:val="Hyperlink"/>
                <w:rFonts w:asciiTheme="minorHAnsi" w:hAnsiTheme="minorHAnsi" w:cstheme="minorHAnsi"/>
                <w:sz w:val="24"/>
                <w:szCs w:val="18"/>
              </w:rPr>
              <w:t>2.</w:t>
            </w:r>
            <w:r w:rsidR="00B61203" w:rsidRPr="00B61203">
              <w:rPr>
                <w:rFonts w:asciiTheme="minorHAnsi" w:eastAsiaTheme="minorEastAsia" w:hAnsiTheme="minorHAnsi" w:cstheme="minorHAnsi"/>
                <w:b w:val="0"/>
                <w:caps w:val="0"/>
                <w:color w:val="auto"/>
                <w:sz w:val="18"/>
                <w:szCs w:val="18"/>
                <w:lang w:eastAsia="en-GB"/>
              </w:rPr>
              <w:tab/>
            </w:r>
            <w:r w:rsidR="00B61203" w:rsidRPr="00B61203">
              <w:rPr>
                <w:rStyle w:val="Hyperlink"/>
                <w:rFonts w:asciiTheme="minorHAnsi" w:hAnsiTheme="minorHAnsi" w:cstheme="minorHAnsi"/>
                <w:sz w:val="24"/>
                <w:szCs w:val="18"/>
              </w:rPr>
              <w:t>Unit Testing</w:t>
            </w:r>
            <w:r w:rsidR="00B61203" w:rsidRPr="00B61203">
              <w:rPr>
                <w:rFonts w:asciiTheme="minorHAnsi" w:hAnsiTheme="minorHAnsi" w:cstheme="minorHAnsi"/>
                <w:webHidden/>
                <w:sz w:val="24"/>
                <w:szCs w:val="18"/>
              </w:rPr>
              <w:tab/>
            </w:r>
            <w:r w:rsidR="00B61203" w:rsidRPr="00B61203">
              <w:rPr>
                <w:rFonts w:asciiTheme="minorHAnsi" w:hAnsiTheme="minorHAnsi" w:cstheme="minorHAnsi"/>
                <w:webHidden/>
                <w:sz w:val="24"/>
                <w:szCs w:val="18"/>
              </w:rPr>
              <w:fldChar w:fldCharType="begin"/>
            </w:r>
            <w:r w:rsidR="00B61203" w:rsidRPr="00B61203">
              <w:rPr>
                <w:rFonts w:asciiTheme="minorHAnsi" w:hAnsiTheme="minorHAnsi" w:cstheme="minorHAnsi"/>
                <w:webHidden/>
                <w:sz w:val="24"/>
                <w:szCs w:val="18"/>
              </w:rPr>
              <w:instrText xml:space="preserve"> PAGEREF _Toc66183669 \h </w:instrText>
            </w:r>
            <w:r w:rsidR="00B61203" w:rsidRPr="00B61203">
              <w:rPr>
                <w:rFonts w:asciiTheme="minorHAnsi" w:hAnsiTheme="minorHAnsi" w:cstheme="minorHAnsi"/>
                <w:webHidden/>
                <w:sz w:val="24"/>
                <w:szCs w:val="18"/>
              </w:rPr>
            </w:r>
            <w:r w:rsidR="00B61203" w:rsidRPr="00B61203">
              <w:rPr>
                <w:rFonts w:asciiTheme="minorHAnsi" w:hAnsiTheme="minorHAnsi" w:cstheme="minorHAnsi"/>
                <w:webHidden/>
                <w:sz w:val="24"/>
                <w:szCs w:val="18"/>
              </w:rPr>
              <w:fldChar w:fldCharType="separate"/>
            </w:r>
            <w:r w:rsidR="00B61203" w:rsidRPr="00B61203">
              <w:rPr>
                <w:rFonts w:asciiTheme="minorHAnsi" w:hAnsiTheme="minorHAnsi" w:cstheme="minorHAnsi"/>
                <w:webHidden/>
                <w:sz w:val="24"/>
                <w:szCs w:val="18"/>
              </w:rPr>
              <w:t>2</w:t>
            </w:r>
            <w:r w:rsidR="00B61203" w:rsidRPr="00B61203">
              <w:rPr>
                <w:rFonts w:asciiTheme="minorHAnsi" w:hAnsiTheme="minorHAnsi" w:cstheme="minorHAnsi"/>
                <w:webHidden/>
                <w:sz w:val="24"/>
                <w:szCs w:val="18"/>
              </w:rPr>
              <w:fldChar w:fldCharType="end"/>
            </w:r>
          </w:hyperlink>
        </w:p>
        <w:p w14:paraId="338FCFC4" w14:textId="4E4078A1" w:rsidR="00B61203" w:rsidRPr="00B61203" w:rsidRDefault="001E49CF">
          <w:pPr>
            <w:pStyle w:val="TOC1"/>
            <w:rPr>
              <w:rFonts w:asciiTheme="minorHAnsi" w:eastAsiaTheme="minorEastAsia" w:hAnsiTheme="minorHAnsi" w:cstheme="minorHAnsi"/>
              <w:b w:val="0"/>
              <w:caps w:val="0"/>
              <w:color w:val="auto"/>
              <w:sz w:val="18"/>
              <w:szCs w:val="18"/>
              <w:lang w:eastAsia="en-GB"/>
            </w:rPr>
          </w:pPr>
          <w:hyperlink w:anchor="_Toc66183670" w:history="1">
            <w:r w:rsidR="00B61203" w:rsidRPr="00B61203">
              <w:rPr>
                <w:rStyle w:val="Hyperlink"/>
                <w:rFonts w:asciiTheme="minorHAnsi" w:hAnsiTheme="minorHAnsi" w:cstheme="minorHAnsi"/>
                <w:sz w:val="24"/>
                <w:szCs w:val="18"/>
              </w:rPr>
              <w:t>3.</w:t>
            </w:r>
            <w:r w:rsidR="00B61203" w:rsidRPr="00B61203">
              <w:rPr>
                <w:rFonts w:asciiTheme="minorHAnsi" w:eastAsiaTheme="minorEastAsia" w:hAnsiTheme="minorHAnsi" w:cstheme="minorHAnsi"/>
                <w:b w:val="0"/>
                <w:caps w:val="0"/>
                <w:color w:val="auto"/>
                <w:sz w:val="18"/>
                <w:szCs w:val="18"/>
                <w:lang w:eastAsia="en-GB"/>
              </w:rPr>
              <w:tab/>
            </w:r>
            <w:r w:rsidR="00B61203" w:rsidRPr="00B61203">
              <w:rPr>
                <w:rStyle w:val="Hyperlink"/>
                <w:rFonts w:asciiTheme="minorHAnsi" w:hAnsiTheme="minorHAnsi" w:cstheme="minorHAnsi"/>
                <w:sz w:val="24"/>
                <w:szCs w:val="18"/>
              </w:rPr>
              <w:t>Unit Testing Extraction and Transformation of AR Transactions Data</w:t>
            </w:r>
            <w:r w:rsidR="00B61203" w:rsidRPr="00B61203">
              <w:rPr>
                <w:rFonts w:asciiTheme="minorHAnsi" w:hAnsiTheme="minorHAnsi" w:cstheme="minorHAnsi"/>
                <w:webHidden/>
                <w:sz w:val="24"/>
                <w:szCs w:val="18"/>
              </w:rPr>
              <w:tab/>
            </w:r>
            <w:r w:rsidR="00B61203" w:rsidRPr="00B61203">
              <w:rPr>
                <w:rFonts w:asciiTheme="minorHAnsi" w:hAnsiTheme="minorHAnsi" w:cstheme="minorHAnsi"/>
                <w:webHidden/>
                <w:sz w:val="24"/>
                <w:szCs w:val="18"/>
              </w:rPr>
              <w:fldChar w:fldCharType="begin"/>
            </w:r>
            <w:r w:rsidR="00B61203" w:rsidRPr="00B61203">
              <w:rPr>
                <w:rFonts w:asciiTheme="minorHAnsi" w:hAnsiTheme="minorHAnsi" w:cstheme="minorHAnsi"/>
                <w:webHidden/>
                <w:sz w:val="24"/>
                <w:szCs w:val="18"/>
              </w:rPr>
              <w:instrText xml:space="preserve"> PAGEREF _Toc66183670 \h </w:instrText>
            </w:r>
            <w:r w:rsidR="00B61203" w:rsidRPr="00B61203">
              <w:rPr>
                <w:rFonts w:asciiTheme="minorHAnsi" w:hAnsiTheme="minorHAnsi" w:cstheme="minorHAnsi"/>
                <w:webHidden/>
                <w:sz w:val="24"/>
                <w:szCs w:val="18"/>
              </w:rPr>
            </w:r>
            <w:r w:rsidR="00B61203" w:rsidRPr="00B61203">
              <w:rPr>
                <w:rFonts w:asciiTheme="minorHAnsi" w:hAnsiTheme="minorHAnsi" w:cstheme="minorHAnsi"/>
                <w:webHidden/>
                <w:sz w:val="24"/>
                <w:szCs w:val="18"/>
              </w:rPr>
              <w:fldChar w:fldCharType="separate"/>
            </w:r>
            <w:r w:rsidR="00B61203" w:rsidRPr="00B61203">
              <w:rPr>
                <w:rFonts w:asciiTheme="minorHAnsi" w:hAnsiTheme="minorHAnsi" w:cstheme="minorHAnsi"/>
                <w:webHidden/>
                <w:sz w:val="24"/>
                <w:szCs w:val="18"/>
              </w:rPr>
              <w:t>3</w:t>
            </w:r>
            <w:r w:rsidR="00B61203" w:rsidRPr="00B61203">
              <w:rPr>
                <w:rFonts w:asciiTheme="minorHAnsi" w:hAnsiTheme="minorHAnsi" w:cstheme="minorHAnsi"/>
                <w:webHidden/>
                <w:sz w:val="24"/>
                <w:szCs w:val="18"/>
              </w:rPr>
              <w:fldChar w:fldCharType="end"/>
            </w:r>
          </w:hyperlink>
        </w:p>
        <w:p w14:paraId="2F225711" w14:textId="6ACEDECB" w:rsidR="00B61203" w:rsidRPr="00B61203" w:rsidRDefault="001E49CF">
          <w:pPr>
            <w:pStyle w:val="TOC2"/>
            <w:rPr>
              <w:rFonts w:eastAsiaTheme="minorEastAsia"/>
              <w:b w:val="0"/>
              <w:iCs w:val="0"/>
              <w:color w:val="auto"/>
              <w:sz w:val="18"/>
              <w:szCs w:val="18"/>
              <w:lang w:eastAsia="en-GB"/>
            </w:rPr>
          </w:pPr>
          <w:hyperlink w:anchor="_Toc66183671" w:history="1">
            <w:r w:rsidR="00B61203" w:rsidRPr="00B61203">
              <w:rPr>
                <w:rStyle w:val="Hyperlink"/>
                <w:sz w:val="18"/>
                <w:szCs w:val="18"/>
              </w:rPr>
              <w:t>3.1</w:t>
            </w:r>
            <w:r w:rsidR="00B61203" w:rsidRPr="00B61203">
              <w:rPr>
                <w:rFonts w:eastAsiaTheme="minorEastAsia"/>
                <w:b w:val="0"/>
                <w:iCs w:val="0"/>
                <w:color w:val="auto"/>
                <w:sz w:val="18"/>
                <w:szCs w:val="18"/>
                <w:lang w:eastAsia="en-GB"/>
              </w:rPr>
              <w:tab/>
            </w:r>
            <w:r w:rsidR="00B61203" w:rsidRPr="00B61203">
              <w:rPr>
                <w:rStyle w:val="Hyperlink"/>
                <w:sz w:val="18"/>
                <w:szCs w:val="18"/>
              </w:rPr>
              <w:t>Stage Gate Data Verification Process</w:t>
            </w:r>
            <w:r w:rsidR="00B61203" w:rsidRPr="00B61203">
              <w:rPr>
                <w:webHidden/>
                <w:sz w:val="18"/>
                <w:szCs w:val="18"/>
              </w:rPr>
              <w:tab/>
            </w:r>
            <w:r w:rsidR="00B61203" w:rsidRPr="00B61203">
              <w:rPr>
                <w:webHidden/>
                <w:sz w:val="18"/>
                <w:szCs w:val="18"/>
              </w:rPr>
              <w:fldChar w:fldCharType="begin"/>
            </w:r>
            <w:r w:rsidR="00B61203" w:rsidRPr="00B61203">
              <w:rPr>
                <w:webHidden/>
                <w:sz w:val="18"/>
                <w:szCs w:val="18"/>
              </w:rPr>
              <w:instrText xml:space="preserve"> PAGEREF _Toc66183671 \h </w:instrText>
            </w:r>
            <w:r w:rsidR="00B61203" w:rsidRPr="00B61203">
              <w:rPr>
                <w:webHidden/>
                <w:sz w:val="18"/>
                <w:szCs w:val="18"/>
              </w:rPr>
            </w:r>
            <w:r w:rsidR="00B61203" w:rsidRPr="00B61203">
              <w:rPr>
                <w:webHidden/>
                <w:sz w:val="18"/>
                <w:szCs w:val="18"/>
              </w:rPr>
              <w:fldChar w:fldCharType="separate"/>
            </w:r>
            <w:r w:rsidR="00B61203" w:rsidRPr="00B61203">
              <w:rPr>
                <w:webHidden/>
                <w:sz w:val="18"/>
                <w:szCs w:val="18"/>
              </w:rPr>
              <w:t>3</w:t>
            </w:r>
            <w:r w:rsidR="00B61203" w:rsidRPr="00B61203">
              <w:rPr>
                <w:webHidden/>
                <w:sz w:val="18"/>
                <w:szCs w:val="18"/>
              </w:rPr>
              <w:fldChar w:fldCharType="end"/>
            </w:r>
          </w:hyperlink>
        </w:p>
        <w:p w14:paraId="5372EEE2" w14:textId="5E0C2E21" w:rsidR="00B61203" w:rsidRPr="00B61203" w:rsidRDefault="001E49CF">
          <w:pPr>
            <w:pStyle w:val="TOC2"/>
            <w:rPr>
              <w:rFonts w:eastAsiaTheme="minorEastAsia"/>
              <w:b w:val="0"/>
              <w:iCs w:val="0"/>
              <w:color w:val="auto"/>
              <w:sz w:val="18"/>
              <w:szCs w:val="18"/>
              <w:lang w:eastAsia="en-GB"/>
            </w:rPr>
          </w:pPr>
          <w:hyperlink w:anchor="_Toc66183672" w:history="1">
            <w:r w:rsidR="00B61203" w:rsidRPr="00B61203">
              <w:rPr>
                <w:rStyle w:val="Hyperlink"/>
                <w:bCs/>
                <w:sz w:val="18"/>
                <w:szCs w:val="18"/>
              </w:rPr>
              <w:t>3.1.1</w:t>
            </w:r>
            <w:r w:rsidR="00B61203" w:rsidRPr="00B61203">
              <w:rPr>
                <w:rFonts w:eastAsiaTheme="minorEastAsia"/>
                <w:b w:val="0"/>
                <w:iCs w:val="0"/>
                <w:color w:val="auto"/>
                <w:sz w:val="18"/>
                <w:szCs w:val="18"/>
                <w:lang w:eastAsia="en-GB"/>
              </w:rPr>
              <w:tab/>
            </w:r>
            <w:r w:rsidR="00B61203" w:rsidRPr="00B61203">
              <w:rPr>
                <w:rStyle w:val="Hyperlink"/>
                <w:bCs/>
                <w:sz w:val="18"/>
                <w:szCs w:val="18"/>
              </w:rPr>
              <w:t>Stage Gate 1</w:t>
            </w:r>
            <w:r w:rsidR="00B61203" w:rsidRPr="00B61203">
              <w:rPr>
                <w:webHidden/>
                <w:sz w:val="18"/>
                <w:szCs w:val="18"/>
              </w:rPr>
              <w:tab/>
            </w:r>
            <w:r w:rsidR="00B61203" w:rsidRPr="00B61203">
              <w:rPr>
                <w:webHidden/>
                <w:sz w:val="18"/>
                <w:szCs w:val="18"/>
              </w:rPr>
              <w:fldChar w:fldCharType="begin"/>
            </w:r>
            <w:r w:rsidR="00B61203" w:rsidRPr="00B61203">
              <w:rPr>
                <w:webHidden/>
                <w:sz w:val="18"/>
                <w:szCs w:val="18"/>
              </w:rPr>
              <w:instrText xml:space="preserve"> PAGEREF _Toc66183672 \h </w:instrText>
            </w:r>
            <w:r w:rsidR="00B61203" w:rsidRPr="00B61203">
              <w:rPr>
                <w:webHidden/>
                <w:sz w:val="18"/>
                <w:szCs w:val="18"/>
              </w:rPr>
            </w:r>
            <w:r w:rsidR="00B61203" w:rsidRPr="00B61203">
              <w:rPr>
                <w:webHidden/>
                <w:sz w:val="18"/>
                <w:szCs w:val="18"/>
              </w:rPr>
              <w:fldChar w:fldCharType="separate"/>
            </w:r>
            <w:r w:rsidR="00B61203" w:rsidRPr="00B61203">
              <w:rPr>
                <w:webHidden/>
                <w:sz w:val="18"/>
                <w:szCs w:val="18"/>
              </w:rPr>
              <w:t>3</w:t>
            </w:r>
            <w:r w:rsidR="00B61203" w:rsidRPr="00B61203">
              <w:rPr>
                <w:webHidden/>
                <w:sz w:val="18"/>
                <w:szCs w:val="18"/>
              </w:rPr>
              <w:fldChar w:fldCharType="end"/>
            </w:r>
          </w:hyperlink>
        </w:p>
        <w:p w14:paraId="7B43276B" w14:textId="6F4E2F94" w:rsidR="00B61203" w:rsidRPr="00B61203" w:rsidRDefault="001E49CF">
          <w:pPr>
            <w:pStyle w:val="TOC2"/>
            <w:rPr>
              <w:rFonts w:eastAsiaTheme="minorEastAsia"/>
              <w:b w:val="0"/>
              <w:iCs w:val="0"/>
              <w:color w:val="auto"/>
              <w:sz w:val="18"/>
              <w:szCs w:val="18"/>
              <w:lang w:eastAsia="en-GB"/>
            </w:rPr>
          </w:pPr>
          <w:hyperlink w:anchor="_Toc66183673" w:history="1">
            <w:r w:rsidR="00B61203" w:rsidRPr="00B61203">
              <w:rPr>
                <w:rStyle w:val="Hyperlink"/>
                <w:bCs/>
                <w:sz w:val="18"/>
                <w:szCs w:val="18"/>
              </w:rPr>
              <w:t>3.1.2</w:t>
            </w:r>
            <w:r w:rsidR="00B61203" w:rsidRPr="00B61203">
              <w:rPr>
                <w:rFonts w:eastAsiaTheme="minorEastAsia"/>
                <w:b w:val="0"/>
                <w:iCs w:val="0"/>
                <w:color w:val="auto"/>
                <w:sz w:val="18"/>
                <w:szCs w:val="18"/>
                <w:lang w:eastAsia="en-GB"/>
              </w:rPr>
              <w:tab/>
            </w:r>
            <w:r w:rsidR="00B61203" w:rsidRPr="00B61203">
              <w:rPr>
                <w:rStyle w:val="Hyperlink"/>
                <w:bCs/>
                <w:sz w:val="18"/>
                <w:szCs w:val="18"/>
              </w:rPr>
              <w:t>Stage Gate 2</w:t>
            </w:r>
            <w:r w:rsidR="00B61203" w:rsidRPr="00B61203">
              <w:rPr>
                <w:webHidden/>
                <w:sz w:val="18"/>
                <w:szCs w:val="18"/>
              </w:rPr>
              <w:tab/>
            </w:r>
            <w:r w:rsidR="00B61203" w:rsidRPr="00B61203">
              <w:rPr>
                <w:webHidden/>
                <w:sz w:val="18"/>
                <w:szCs w:val="18"/>
              </w:rPr>
              <w:fldChar w:fldCharType="begin"/>
            </w:r>
            <w:r w:rsidR="00B61203" w:rsidRPr="00B61203">
              <w:rPr>
                <w:webHidden/>
                <w:sz w:val="18"/>
                <w:szCs w:val="18"/>
              </w:rPr>
              <w:instrText xml:space="preserve"> PAGEREF _Toc66183673 \h </w:instrText>
            </w:r>
            <w:r w:rsidR="00B61203" w:rsidRPr="00B61203">
              <w:rPr>
                <w:webHidden/>
                <w:sz w:val="18"/>
                <w:szCs w:val="18"/>
              </w:rPr>
            </w:r>
            <w:r w:rsidR="00B61203" w:rsidRPr="00B61203">
              <w:rPr>
                <w:webHidden/>
                <w:sz w:val="18"/>
                <w:szCs w:val="18"/>
              </w:rPr>
              <w:fldChar w:fldCharType="separate"/>
            </w:r>
            <w:r w:rsidR="00B61203" w:rsidRPr="00B61203">
              <w:rPr>
                <w:webHidden/>
                <w:sz w:val="18"/>
                <w:szCs w:val="18"/>
              </w:rPr>
              <w:t>3</w:t>
            </w:r>
            <w:r w:rsidR="00B61203" w:rsidRPr="00B61203">
              <w:rPr>
                <w:webHidden/>
                <w:sz w:val="18"/>
                <w:szCs w:val="18"/>
              </w:rPr>
              <w:fldChar w:fldCharType="end"/>
            </w:r>
          </w:hyperlink>
        </w:p>
        <w:p w14:paraId="5A4C3379" w14:textId="04CAE0C0" w:rsidR="00B61203" w:rsidRPr="00B61203" w:rsidRDefault="001E49CF">
          <w:pPr>
            <w:pStyle w:val="TOC2"/>
            <w:rPr>
              <w:rFonts w:eastAsiaTheme="minorEastAsia"/>
              <w:b w:val="0"/>
              <w:iCs w:val="0"/>
              <w:color w:val="auto"/>
              <w:sz w:val="18"/>
              <w:szCs w:val="18"/>
              <w:lang w:eastAsia="en-GB"/>
            </w:rPr>
          </w:pPr>
          <w:hyperlink w:anchor="_Toc66183674" w:history="1">
            <w:r w:rsidR="00B61203" w:rsidRPr="00B61203">
              <w:rPr>
                <w:rStyle w:val="Hyperlink"/>
                <w:bCs/>
                <w:sz w:val="18"/>
                <w:szCs w:val="18"/>
              </w:rPr>
              <w:t>3.1.3</w:t>
            </w:r>
            <w:r w:rsidR="00B61203" w:rsidRPr="00B61203">
              <w:rPr>
                <w:rFonts w:eastAsiaTheme="minorEastAsia"/>
                <w:b w:val="0"/>
                <w:iCs w:val="0"/>
                <w:color w:val="auto"/>
                <w:sz w:val="18"/>
                <w:szCs w:val="18"/>
                <w:lang w:eastAsia="en-GB"/>
              </w:rPr>
              <w:tab/>
            </w:r>
            <w:r w:rsidR="00B61203" w:rsidRPr="00B61203">
              <w:rPr>
                <w:rStyle w:val="Hyperlink"/>
                <w:bCs/>
                <w:sz w:val="18"/>
                <w:szCs w:val="18"/>
              </w:rPr>
              <w:t>Stage Gate 3</w:t>
            </w:r>
            <w:r w:rsidR="00B61203" w:rsidRPr="00B61203">
              <w:rPr>
                <w:webHidden/>
                <w:sz w:val="18"/>
                <w:szCs w:val="18"/>
              </w:rPr>
              <w:tab/>
            </w:r>
            <w:r w:rsidR="00B61203" w:rsidRPr="00B61203">
              <w:rPr>
                <w:webHidden/>
                <w:sz w:val="18"/>
                <w:szCs w:val="18"/>
              </w:rPr>
              <w:fldChar w:fldCharType="begin"/>
            </w:r>
            <w:r w:rsidR="00B61203" w:rsidRPr="00B61203">
              <w:rPr>
                <w:webHidden/>
                <w:sz w:val="18"/>
                <w:szCs w:val="18"/>
              </w:rPr>
              <w:instrText xml:space="preserve"> PAGEREF _Toc66183674 \h </w:instrText>
            </w:r>
            <w:r w:rsidR="00B61203" w:rsidRPr="00B61203">
              <w:rPr>
                <w:webHidden/>
                <w:sz w:val="18"/>
                <w:szCs w:val="18"/>
              </w:rPr>
            </w:r>
            <w:r w:rsidR="00B61203" w:rsidRPr="00B61203">
              <w:rPr>
                <w:webHidden/>
                <w:sz w:val="18"/>
                <w:szCs w:val="18"/>
              </w:rPr>
              <w:fldChar w:fldCharType="separate"/>
            </w:r>
            <w:r w:rsidR="00B61203" w:rsidRPr="00B61203">
              <w:rPr>
                <w:webHidden/>
                <w:sz w:val="18"/>
                <w:szCs w:val="18"/>
              </w:rPr>
              <w:t>3</w:t>
            </w:r>
            <w:r w:rsidR="00B61203" w:rsidRPr="00B61203">
              <w:rPr>
                <w:webHidden/>
                <w:sz w:val="18"/>
                <w:szCs w:val="18"/>
              </w:rPr>
              <w:fldChar w:fldCharType="end"/>
            </w:r>
          </w:hyperlink>
        </w:p>
        <w:p w14:paraId="385F8FAF" w14:textId="0C6C8F2F" w:rsidR="00B61203" w:rsidRPr="00B61203" w:rsidRDefault="001E49CF">
          <w:pPr>
            <w:pStyle w:val="TOC1"/>
            <w:rPr>
              <w:rFonts w:asciiTheme="minorHAnsi" w:eastAsiaTheme="minorEastAsia" w:hAnsiTheme="minorHAnsi" w:cstheme="minorHAnsi"/>
              <w:b w:val="0"/>
              <w:caps w:val="0"/>
              <w:color w:val="auto"/>
              <w:sz w:val="18"/>
              <w:szCs w:val="18"/>
              <w:lang w:eastAsia="en-GB"/>
            </w:rPr>
          </w:pPr>
          <w:hyperlink w:anchor="_Toc66183675" w:history="1">
            <w:r w:rsidR="00B61203" w:rsidRPr="00B61203">
              <w:rPr>
                <w:rStyle w:val="Hyperlink"/>
                <w:rFonts w:asciiTheme="minorHAnsi" w:hAnsiTheme="minorHAnsi" w:cstheme="minorHAnsi"/>
                <w:sz w:val="24"/>
                <w:szCs w:val="18"/>
              </w:rPr>
              <w:t>4.</w:t>
            </w:r>
            <w:r w:rsidR="00B61203" w:rsidRPr="00B61203">
              <w:rPr>
                <w:rFonts w:asciiTheme="minorHAnsi" w:eastAsiaTheme="minorEastAsia" w:hAnsiTheme="minorHAnsi" w:cstheme="minorHAnsi"/>
                <w:b w:val="0"/>
                <w:caps w:val="0"/>
                <w:color w:val="auto"/>
                <w:sz w:val="18"/>
                <w:szCs w:val="18"/>
                <w:lang w:eastAsia="en-GB"/>
              </w:rPr>
              <w:tab/>
            </w:r>
            <w:r w:rsidR="00B61203" w:rsidRPr="00B61203">
              <w:rPr>
                <w:rStyle w:val="Hyperlink"/>
                <w:rFonts w:asciiTheme="minorHAnsi" w:hAnsiTheme="minorHAnsi" w:cstheme="minorHAnsi"/>
                <w:sz w:val="24"/>
                <w:szCs w:val="18"/>
              </w:rPr>
              <w:t>AR Transactions data reconciliation</w:t>
            </w:r>
            <w:r w:rsidR="00B61203" w:rsidRPr="00B61203">
              <w:rPr>
                <w:rFonts w:asciiTheme="minorHAnsi" w:hAnsiTheme="minorHAnsi" w:cstheme="minorHAnsi"/>
                <w:webHidden/>
                <w:sz w:val="24"/>
                <w:szCs w:val="18"/>
              </w:rPr>
              <w:tab/>
            </w:r>
            <w:r w:rsidR="00B61203" w:rsidRPr="00B61203">
              <w:rPr>
                <w:rFonts w:asciiTheme="minorHAnsi" w:hAnsiTheme="minorHAnsi" w:cstheme="minorHAnsi"/>
                <w:webHidden/>
                <w:sz w:val="24"/>
                <w:szCs w:val="18"/>
              </w:rPr>
              <w:fldChar w:fldCharType="begin"/>
            </w:r>
            <w:r w:rsidR="00B61203" w:rsidRPr="00B61203">
              <w:rPr>
                <w:rFonts w:asciiTheme="minorHAnsi" w:hAnsiTheme="minorHAnsi" w:cstheme="minorHAnsi"/>
                <w:webHidden/>
                <w:sz w:val="24"/>
                <w:szCs w:val="18"/>
              </w:rPr>
              <w:instrText xml:space="preserve"> PAGEREF _Toc66183675 \h </w:instrText>
            </w:r>
            <w:r w:rsidR="00B61203" w:rsidRPr="00B61203">
              <w:rPr>
                <w:rFonts w:asciiTheme="minorHAnsi" w:hAnsiTheme="minorHAnsi" w:cstheme="minorHAnsi"/>
                <w:webHidden/>
                <w:sz w:val="24"/>
                <w:szCs w:val="18"/>
              </w:rPr>
            </w:r>
            <w:r w:rsidR="00B61203" w:rsidRPr="00B61203">
              <w:rPr>
                <w:rFonts w:asciiTheme="minorHAnsi" w:hAnsiTheme="minorHAnsi" w:cstheme="minorHAnsi"/>
                <w:webHidden/>
                <w:sz w:val="24"/>
                <w:szCs w:val="18"/>
              </w:rPr>
              <w:fldChar w:fldCharType="separate"/>
            </w:r>
            <w:r w:rsidR="00B61203" w:rsidRPr="00B61203">
              <w:rPr>
                <w:rFonts w:asciiTheme="minorHAnsi" w:hAnsiTheme="minorHAnsi" w:cstheme="minorHAnsi"/>
                <w:webHidden/>
                <w:sz w:val="24"/>
                <w:szCs w:val="18"/>
              </w:rPr>
              <w:t>4</w:t>
            </w:r>
            <w:r w:rsidR="00B61203" w:rsidRPr="00B61203">
              <w:rPr>
                <w:rFonts w:asciiTheme="minorHAnsi" w:hAnsiTheme="minorHAnsi" w:cstheme="minorHAnsi"/>
                <w:webHidden/>
                <w:sz w:val="24"/>
                <w:szCs w:val="18"/>
              </w:rPr>
              <w:fldChar w:fldCharType="end"/>
            </w:r>
          </w:hyperlink>
        </w:p>
        <w:p w14:paraId="4518078A" w14:textId="4960F693" w:rsidR="00B61203" w:rsidRPr="00B61203" w:rsidRDefault="001E49CF">
          <w:pPr>
            <w:pStyle w:val="TOC2"/>
            <w:rPr>
              <w:rFonts w:eastAsiaTheme="minorEastAsia"/>
              <w:b w:val="0"/>
              <w:iCs w:val="0"/>
              <w:color w:val="auto"/>
              <w:sz w:val="18"/>
              <w:szCs w:val="18"/>
              <w:lang w:eastAsia="en-GB"/>
            </w:rPr>
          </w:pPr>
          <w:hyperlink w:anchor="_Toc66183676" w:history="1">
            <w:r w:rsidR="00B61203" w:rsidRPr="00B61203">
              <w:rPr>
                <w:rStyle w:val="Hyperlink"/>
                <w:sz w:val="18"/>
                <w:szCs w:val="18"/>
              </w:rPr>
              <w:t>4.1</w:t>
            </w:r>
            <w:r w:rsidR="00B61203" w:rsidRPr="00B61203">
              <w:rPr>
                <w:rFonts w:eastAsiaTheme="minorEastAsia"/>
                <w:b w:val="0"/>
                <w:iCs w:val="0"/>
                <w:color w:val="auto"/>
                <w:sz w:val="18"/>
                <w:szCs w:val="18"/>
                <w:lang w:eastAsia="en-GB"/>
              </w:rPr>
              <w:tab/>
            </w:r>
            <w:r w:rsidR="00B61203" w:rsidRPr="00B61203">
              <w:rPr>
                <w:rStyle w:val="Hyperlink"/>
                <w:sz w:val="18"/>
                <w:szCs w:val="18"/>
              </w:rPr>
              <w:t>Record Count Check</w:t>
            </w:r>
            <w:r w:rsidR="00B61203" w:rsidRPr="00B61203">
              <w:rPr>
                <w:webHidden/>
                <w:sz w:val="18"/>
                <w:szCs w:val="18"/>
              </w:rPr>
              <w:tab/>
            </w:r>
            <w:r w:rsidR="00B61203" w:rsidRPr="00B61203">
              <w:rPr>
                <w:webHidden/>
                <w:sz w:val="18"/>
                <w:szCs w:val="18"/>
              </w:rPr>
              <w:fldChar w:fldCharType="begin"/>
            </w:r>
            <w:r w:rsidR="00B61203" w:rsidRPr="00B61203">
              <w:rPr>
                <w:webHidden/>
                <w:sz w:val="18"/>
                <w:szCs w:val="18"/>
              </w:rPr>
              <w:instrText xml:space="preserve"> PAGEREF _Toc66183676 \h </w:instrText>
            </w:r>
            <w:r w:rsidR="00B61203" w:rsidRPr="00B61203">
              <w:rPr>
                <w:webHidden/>
                <w:sz w:val="18"/>
                <w:szCs w:val="18"/>
              </w:rPr>
            </w:r>
            <w:r w:rsidR="00B61203" w:rsidRPr="00B61203">
              <w:rPr>
                <w:webHidden/>
                <w:sz w:val="18"/>
                <w:szCs w:val="18"/>
              </w:rPr>
              <w:fldChar w:fldCharType="separate"/>
            </w:r>
            <w:r w:rsidR="00B61203" w:rsidRPr="00B61203">
              <w:rPr>
                <w:webHidden/>
                <w:sz w:val="18"/>
                <w:szCs w:val="18"/>
              </w:rPr>
              <w:t>4</w:t>
            </w:r>
            <w:r w:rsidR="00B61203" w:rsidRPr="00B61203">
              <w:rPr>
                <w:webHidden/>
                <w:sz w:val="18"/>
                <w:szCs w:val="18"/>
              </w:rPr>
              <w:fldChar w:fldCharType="end"/>
            </w:r>
          </w:hyperlink>
        </w:p>
        <w:p w14:paraId="45E6003D" w14:textId="76DF0E70" w:rsidR="00B61203" w:rsidRPr="00B61203" w:rsidRDefault="001E49CF">
          <w:pPr>
            <w:pStyle w:val="TOC2"/>
            <w:rPr>
              <w:rFonts w:eastAsiaTheme="minorEastAsia"/>
              <w:b w:val="0"/>
              <w:iCs w:val="0"/>
              <w:color w:val="auto"/>
              <w:sz w:val="18"/>
              <w:szCs w:val="18"/>
              <w:lang w:eastAsia="en-GB"/>
            </w:rPr>
          </w:pPr>
          <w:hyperlink w:anchor="_Toc66183677" w:history="1">
            <w:r w:rsidR="00B61203" w:rsidRPr="00B61203">
              <w:rPr>
                <w:rStyle w:val="Hyperlink"/>
                <w:sz w:val="18"/>
                <w:szCs w:val="18"/>
              </w:rPr>
              <w:t>4.2</w:t>
            </w:r>
            <w:r w:rsidR="00B61203" w:rsidRPr="00B61203">
              <w:rPr>
                <w:rFonts w:eastAsiaTheme="minorEastAsia"/>
                <w:b w:val="0"/>
                <w:iCs w:val="0"/>
                <w:color w:val="auto"/>
                <w:sz w:val="18"/>
                <w:szCs w:val="18"/>
                <w:lang w:eastAsia="en-GB"/>
              </w:rPr>
              <w:tab/>
            </w:r>
            <w:r w:rsidR="00B61203" w:rsidRPr="00B61203">
              <w:rPr>
                <w:rStyle w:val="Hyperlink"/>
                <w:sz w:val="18"/>
                <w:szCs w:val="18"/>
              </w:rPr>
              <w:t>User Interface Sampling</w:t>
            </w:r>
            <w:r w:rsidR="00B61203" w:rsidRPr="00B61203">
              <w:rPr>
                <w:webHidden/>
                <w:sz w:val="18"/>
                <w:szCs w:val="18"/>
              </w:rPr>
              <w:tab/>
            </w:r>
            <w:r w:rsidR="00B61203" w:rsidRPr="00B61203">
              <w:rPr>
                <w:webHidden/>
                <w:sz w:val="18"/>
                <w:szCs w:val="18"/>
              </w:rPr>
              <w:fldChar w:fldCharType="begin"/>
            </w:r>
            <w:r w:rsidR="00B61203" w:rsidRPr="00B61203">
              <w:rPr>
                <w:webHidden/>
                <w:sz w:val="18"/>
                <w:szCs w:val="18"/>
              </w:rPr>
              <w:instrText xml:space="preserve"> PAGEREF _Toc66183677 \h </w:instrText>
            </w:r>
            <w:r w:rsidR="00B61203" w:rsidRPr="00B61203">
              <w:rPr>
                <w:webHidden/>
                <w:sz w:val="18"/>
                <w:szCs w:val="18"/>
              </w:rPr>
            </w:r>
            <w:r w:rsidR="00B61203" w:rsidRPr="00B61203">
              <w:rPr>
                <w:webHidden/>
                <w:sz w:val="18"/>
                <w:szCs w:val="18"/>
              </w:rPr>
              <w:fldChar w:fldCharType="separate"/>
            </w:r>
            <w:r w:rsidR="00B61203" w:rsidRPr="00B61203">
              <w:rPr>
                <w:webHidden/>
                <w:sz w:val="18"/>
                <w:szCs w:val="18"/>
              </w:rPr>
              <w:t>5</w:t>
            </w:r>
            <w:r w:rsidR="00B61203" w:rsidRPr="00B61203">
              <w:rPr>
                <w:webHidden/>
                <w:sz w:val="18"/>
                <w:szCs w:val="18"/>
              </w:rPr>
              <w:fldChar w:fldCharType="end"/>
            </w:r>
          </w:hyperlink>
        </w:p>
        <w:p w14:paraId="23A40C76" w14:textId="56E6902F" w:rsidR="00B61203" w:rsidRPr="00B61203" w:rsidRDefault="001E49CF">
          <w:pPr>
            <w:pStyle w:val="TOC2"/>
            <w:rPr>
              <w:rFonts w:eastAsiaTheme="minorEastAsia"/>
              <w:b w:val="0"/>
              <w:iCs w:val="0"/>
              <w:color w:val="auto"/>
              <w:sz w:val="18"/>
              <w:szCs w:val="18"/>
              <w:lang w:eastAsia="en-GB"/>
            </w:rPr>
          </w:pPr>
          <w:hyperlink w:anchor="_Toc66183678" w:history="1">
            <w:r w:rsidR="00B61203" w:rsidRPr="00B61203">
              <w:rPr>
                <w:rStyle w:val="Hyperlink"/>
                <w:sz w:val="18"/>
                <w:szCs w:val="18"/>
              </w:rPr>
              <w:t>4.3</w:t>
            </w:r>
            <w:r w:rsidR="00B61203" w:rsidRPr="00B61203">
              <w:rPr>
                <w:rFonts w:eastAsiaTheme="minorEastAsia"/>
                <w:b w:val="0"/>
                <w:iCs w:val="0"/>
                <w:color w:val="auto"/>
                <w:sz w:val="18"/>
                <w:szCs w:val="18"/>
                <w:lang w:eastAsia="en-GB"/>
              </w:rPr>
              <w:tab/>
            </w:r>
            <w:r w:rsidR="00B61203" w:rsidRPr="00B61203">
              <w:rPr>
                <w:rStyle w:val="Hyperlink"/>
                <w:sz w:val="18"/>
                <w:szCs w:val="18"/>
              </w:rPr>
              <w:t>Detailed Data Reconciliation</w:t>
            </w:r>
            <w:r w:rsidR="00B61203" w:rsidRPr="00B61203">
              <w:rPr>
                <w:webHidden/>
                <w:sz w:val="18"/>
                <w:szCs w:val="18"/>
              </w:rPr>
              <w:tab/>
            </w:r>
            <w:r w:rsidR="00B61203" w:rsidRPr="00B61203">
              <w:rPr>
                <w:webHidden/>
                <w:sz w:val="18"/>
                <w:szCs w:val="18"/>
              </w:rPr>
              <w:fldChar w:fldCharType="begin"/>
            </w:r>
            <w:r w:rsidR="00B61203" w:rsidRPr="00B61203">
              <w:rPr>
                <w:webHidden/>
                <w:sz w:val="18"/>
                <w:szCs w:val="18"/>
              </w:rPr>
              <w:instrText xml:space="preserve"> PAGEREF _Toc66183678 \h </w:instrText>
            </w:r>
            <w:r w:rsidR="00B61203" w:rsidRPr="00B61203">
              <w:rPr>
                <w:webHidden/>
                <w:sz w:val="18"/>
                <w:szCs w:val="18"/>
              </w:rPr>
            </w:r>
            <w:r w:rsidR="00B61203" w:rsidRPr="00B61203">
              <w:rPr>
                <w:webHidden/>
                <w:sz w:val="18"/>
                <w:szCs w:val="18"/>
              </w:rPr>
              <w:fldChar w:fldCharType="separate"/>
            </w:r>
            <w:r w:rsidR="00B61203" w:rsidRPr="00B61203">
              <w:rPr>
                <w:webHidden/>
                <w:sz w:val="18"/>
                <w:szCs w:val="18"/>
              </w:rPr>
              <w:t>6</w:t>
            </w:r>
            <w:r w:rsidR="00B61203" w:rsidRPr="00B61203">
              <w:rPr>
                <w:webHidden/>
                <w:sz w:val="18"/>
                <w:szCs w:val="18"/>
              </w:rPr>
              <w:fldChar w:fldCharType="end"/>
            </w:r>
          </w:hyperlink>
        </w:p>
        <w:p w14:paraId="677EDEB6" w14:textId="0C08A8F9" w:rsidR="00B61203" w:rsidRPr="00B61203" w:rsidRDefault="001E49CF">
          <w:pPr>
            <w:pStyle w:val="TOC1"/>
            <w:rPr>
              <w:rFonts w:asciiTheme="minorHAnsi" w:eastAsiaTheme="minorEastAsia" w:hAnsiTheme="minorHAnsi" w:cstheme="minorHAnsi"/>
              <w:b w:val="0"/>
              <w:caps w:val="0"/>
              <w:color w:val="auto"/>
              <w:sz w:val="18"/>
              <w:szCs w:val="18"/>
              <w:lang w:eastAsia="en-GB"/>
            </w:rPr>
          </w:pPr>
          <w:hyperlink w:anchor="_Toc66183679" w:history="1">
            <w:r w:rsidR="00B61203" w:rsidRPr="00B61203">
              <w:rPr>
                <w:rStyle w:val="Hyperlink"/>
                <w:rFonts w:asciiTheme="minorHAnsi" w:hAnsiTheme="minorHAnsi" w:cstheme="minorHAnsi"/>
                <w:sz w:val="24"/>
                <w:szCs w:val="18"/>
              </w:rPr>
              <w:t>5.</w:t>
            </w:r>
            <w:r w:rsidR="00B61203" w:rsidRPr="00B61203">
              <w:rPr>
                <w:rFonts w:asciiTheme="minorHAnsi" w:eastAsiaTheme="minorEastAsia" w:hAnsiTheme="minorHAnsi" w:cstheme="minorHAnsi"/>
                <w:b w:val="0"/>
                <w:caps w:val="0"/>
                <w:color w:val="auto"/>
                <w:sz w:val="18"/>
                <w:szCs w:val="18"/>
                <w:lang w:eastAsia="en-GB"/>
              </w:rPr>
              <w:tab/>
            </w:r>
            <w:r w:rsidR="00B61203" w:rsidRPr="00B61203">
              <w:rPr>
                <w:rStyle w:val="Hyperlink"/>
                <w:rFonts w:asciiTheme="minorHAnsi" w:hAnsiTheme="minorHAnsi" w:cstheme="minorHAnsi"/>
                <w:sz w:val="24"/>
                <w:szCs w:val="18"/>
              </w:rPr>
              <w:t>Reference Documents</w:t>
            </w:r>
            <w:r w:rsidR="00B61203" w:rsidRPr="00B61203">
              <w:rPr>
                <w:rFonts w:asciiTheme="minorHAnsi" w:hAnsiTheme="minorHAnsi" w:cstheme="minorHAnsi"/>
                <w:webHidden/>
                <w:sz w:val="24"/>
                <w:szCs w:val="18"/>
              </w:rPr>
              <w:tab/>
            </w:r>
            <w:r w:rsidR="00B61203" w:rsidRPr="00B61203">
              <w:rPr>
                <w:rFonts w:asciiTheme="minorHAnsi" w:hAnsiTheme="minorHAnsi" w:cstheme="minorHAnsi"/>
                <w:webHidden/>
                <w:sz w:val="24"/>
                <w:szCs w:val="18"/>
              </w:rPr>
              <w:fldChar w:fldCharType="begin"/>
            </w:r>
            <w:r w:rsidR="00B61203" w:rsidRPr="00B61203">
              <w:rPr>
                <w:rFonts w:asciiTheme="minorHAnsi" w:hAnsiTheme="minorHAnsi" w:cstheme="minorHAnsi"/>
                <w:webHidden/>
                <w:sz w:val="24"/>
                <w:szCs w:val="18"/>
              </w:rPr>
              <w:instrText xml:space="preserve"> PAGEREF _Toc66183679 \h </w:instrText>
            </w:r>
            <w:r w:rsidR="00B61203" w:rsidRPr="00B61203">
              <w:rPr>
                <w:rFonts w:asciiTheme="minorHAnsi" w:hAnsiTheme="minorHAnsi" w:cstheme="minorHAnsi"/>
                <w:webHidden/>
                <w:sz w:val="24"/>
                <w:szCs w:val="18"/>
              </w:rPr>
            </w:r>
            <w:r w:rsidR="00B61203" w:rsidRPr="00B61203">
              <w:rPr>
                <w:rFonts w:asciiTheme="minorHAnsi" w:hAnsiTheme="minorHAnsi" w:cstheme="minorHAnsi"/>
                <w:webHidden/>
                <w:sz w:val="24"/>
                <w:szCs w:val="18"/>
              </w:rPr>
              <w:fldChar w:fldCharType="separate"/>
            </w:r>
            <w:r w:rsidR="00B61203" w:rsidRPr="00B61203">
              <w:rPr>
                <w:rFonts w:asciiTheme="minorHAnsi" w:hAnsiTheme="minorHAnsi" w:cstheme="minorHAnsi"/>
                <w:webHidden/>
                <w:sz w:val="24"/>
                <w:szCs w:val="18"/>
              </w:rPr>
              <w:t>9</w:t>
            </w:r>
            <w:r w:rsidR="00B61203" w:rsidRPr="00B61203">
              <w:rPr>
                <w:rFonts w:asciiTheme="minorHAnsi" w:hAnsiTheme="minorHAnsi" w:cstheme="minorHAnsi"/>
                <w:webHidden/>
                <w:sz w:val="24"/>
                <w:szCs w:val="18"/>
              </w:rPr>
              <w:fldChar w:fldCharType="end"/>
            </w:r>
          </w:hyperlink>
        </w:p>
        <w:p w14:paraId="0932CFC7" w14:textId="7503B4AF" w:rsidR="00B61203" w:rsidRDefault="001E49CF">
          <w:pPr>
            <w:pStyle w:val="TOC1"/>
            <w:rPr>
              <w:rFonts w:asciiTheme="minorHAnsi" w:eastAsiaTheme="minorEastAsia" w:hAnsiTheme="minorHAnsi" w:cstheme="minorBidi"/>
              <w:b w:val="0"/>
              <w:caps w:val="0"/>
              <w:color w:val="auto"/>
              <w:sz w:val="22"/>
              <w:lang w:eastAsia="en-GB"/>
            </w:rPr>
          </w:pPr>
          <w:hyperlink w:anchor="_Toc66183680" w:history="1">
            <w:r w:rsidR="00B61203" w:rsidRPr="00B61203">
              <w:rPr>
                <w:rStyle w:val="Hyperlink"/>
                <w:rFonts w:asciiTheme="minorHAnsi" w:hAnsiTheme="minorHAnsi" w:cstheme="minorHAnsi"/>
                <w:sz w:val="24"/>
                <w:szCs w:val="18"/>
              </w:rPr>
              <w:t>6.</w:t>
            </w:r>
            <w:r w:rsidR="00B61203" w:rsidRPr="00B61203">
              <w:rPr>
                <w:rFonts w:asciiTheme="minorHAnsi" w:eastAsiaTheme="minorEastAsia" w:hAnsiTheme="minorHAnsi" w:cstheme="minorHAnsi"/>
                <w:b w:val="0"/>
                <w:caps w:val="0"/>
                <w:color w:val="auto"/>
                <w:sz w:val="18"/>
                <w:szCs w:val="18"/>
                <w:lang w:eastAsia="en-GB"/>
              </w:rPr>
              <w:tab/>
            </w:r>
            <w:r w:rsidR="00B61203" w:rsidRPr="00B61203">
              <w:rPr>
                <w:rStyle w:val="Hyperlink"/>
                <w:rFonts w:asciiTheme="minorHAnsi" w:hAnsiTheme="minorHAnsi" w:cstheme="minorHAnsi"/>
                <w:sz w:val="24"/>
                <w:szCs w:val="18"/>
              </w:rPr>
              <w:t>Open and Closed Issues</w:t>
            </w:r>
            <w:r w:rsidR="00B61203" w:rsidRPr="00B61203">
              <w:rPr>
                <w:rFonts w:asciiTheme="minorHAnsi" w:hAnsiTheme="minorHAnsi" w:cstheme="minorHAnsi"/>
                <w:webHidden/>
                <w:sz w:val="24"/>
                <w:szCs w:val="18"/>
              </w:rPr>
              <w:tab/>
            </w:r>
            <w:r w:rsidR="00B61203" w:rsidRPr="00B61203">
              <w:rPr>
                <w:rFonts w:asciiTheme="minorHAnsi" w:hAnsiTheme="minorHAnsi" w:cstheme="minorHAnsi"/>
                <w:webHidden/>
                <w:sz w:val="24"/>
                <w:szCs w:val="18"/>
              </w:rPr>
              <w:fldChar w:fldCharType="begin"/>
            </w:r>
            <w:r w:rsidR="00B61203" w:rsidRPr="00B61203">
              <w:rPr>
                <w:rFonts w:asciiTheme="minorHAnsi" w:hAnsiTheme="minorHAnsi" w:cstheme="minorHAnsi"/>
                <w:webHidden/>
                <w:sz w:val="24"/>
                <w:szCs w:val="18"/>
              </w:rPr>
              <w:instrText xml:space="preserve"> PAGEREF _Toc66183680 \h </w:instrText>
            </w:r>
            <w:r w:rsidR="00B61203" w:rsidRPr="00B61203">
              <w:rPr>
                <w:rFonts w:asciiTheme="minorHAnsi" w:hAnsiTheme="minorHAnsi" w:cstheme="minorHAnsi"/>
                <w:webHidden/>
                <w:sz w:val="24"/>
                <w:szCs w:val="18"/>
              </w:rPr>
            </w:r>
            <w:r w:rsidR="00B61203" w:rsidRPr="00B61203">
              <w:rPr>
                <w:rFonts w:asciiTheme="minorHAnsi" w:hAnsiTheme="minorHAnsi" w:cstheme="minorHAnsi"/>
                <w:webHidden/>
                <w:sz w:val="24"/>
                <w:szCs w:val="18"/>
              </w:rPr>
              <w:fldChar w:fldCharType="separate"/>
            </w:r>
            <w:r w:rsidR="00B61203" w:rsidRPr="00B61203">
              <w:rPr>
                <w:rFonts w:asciiTheme="minorHAnsi" w:hAnsiTheme="minorHAnsi" w:cstheme="minorHAnsi"/>
                <w:webHidden/>
                <w:sz w:val="24"/>
                <w:szCs w:val="18"/>
              </w:rPr>
              <w:t>10</w:t>
            </w:r>
            <w:r w:rsidR="00B61203" w:rsidRPr="00B61203">
              <w:rPr>
                <w:rFonts w:asciiTheme="minorHAnsi" w:hAnsiTheme="minorHAnsi" w:cstheme="minorHAnsi"/>
                <w:webHidden/>
                <w:sz w:val="24"/>
                <w:szCs w:val="18"/>
              </w:rPr>
              <w:fldChar w:fldCharType="end"/>
            </w:r>
          </w:hyperlink>
        </w:p>
        <w:p w14:paraId="0DFB01D6" w14:textId="7D59A8BB" w:rsidR="00801565" w:rsidRPr="008D6945" w:rsidRDefault="00801565" w:rsidP="005C4DCF">
          <w:pPr>
            <w:pStyle w:val="TOC1"/>
            <w:rPr>
              <w:noProof w:val="0"/>
            </w:rPr>
          </w:pPr>
          <w:r w:rsidRPr="00AA4169">
            <w:rPr>
              <w:rFonts w:asciiTheme="minorHAnsi" w:eastAsiaTheme="majorEastAsia" w:hAnsiTheme="minorHAnsi" w:cstheme="minorHAnsi"/>
              <w:noProof w:val="0"/>
              <w:color w:val="1E5262"/>
              <w:sz w:val="18"/>
              <w:lang w:eastAsia="en-US"/>
            </w:rPr>
            <w:fldChar w:fldCharType="end"/>
          </w:r>
        </w:p>
      </w:sdtContent>
    </w:sdt>
    <w:p w14:paraId="71821687" w14:textId="77777777" w:rsidR="00801565" w:rsidRPr="008D6945" w:rsidRDefault="00801565" w:rsidP="00801565">
      <w:pPr>
        <w:jc w:val="both"/>
        <w:rPr>
          <w:rFonts w:asciiTheme="minorHAnsi" w:hAnsiTheme="minorHAnsi" w:cstheme="minorHAnsi"/>
          <w:sz w:val="20"/>
          <w:szCs w:val="20"/>
        </w:rPr>
      </w:pPr>
    </w:p>
    <w:p w14:paraId="26A72431" w14:textId="77777777" w:rsidR="00801565" w:rsidRPr="008D6945" w:rsidRDefault="00801565" w:rsidP="00801565">
      <w:pPr>
        <w:jc w:val="both"/>
        <w:rPr>
          <w:rFonts w:asciiTheme="minorHAnsi" w:hAnsiTheme="minorHAnsi" w:cstheme="minorHAnsi"/>
        </w:rPr>
      </w:pPr>
    </w:p>
    <w:p w14:paraId="75243C0C" w14:textId="77777777" w:rsidR="00801565" w:rsidRPr="008D6945" w:rsidRDefault="00801565" w:rsidP="00801565">
      <w:pPr>
        <w:jc w:val="both"/>
        <w:rPr>
          <w:rFonts w:asciiTheme="minorHAnsi" w:hAnsiTheme="minorHAnsi" w:cstheme="minorHAnsi"/>
        </w:rPr>
      </w:pPr>
    </w:p>
    <w:p w14:paraId="0A2086CF" w14:textId="77777777" w:rsidR="00801565" w:rsidRPr="008D6945" w:rsidRDefault="00801565" w:rsidP="00801565">
      <w:pPr>
        <w:jc w:val="both"/>
        <w:rPr>
          <w:rFonts w:asciiTheme="minorHAnsi" w:hAnsiTheme="minorHAnsi" w:cstheme="minorHAnsi"/>
        </w:rPr>
      </w:pPr>
    </w:p>
    <w:p w14:paraId="0C2503C1" w14:textId="77777777" w:rsidR="009B6584" w:rsidRPr="008D6945" w:rsidRDefault="009B6584">
      <w:pPr>
        <w:spacing w:after="0" w:line="240" w:lineRule="auto"/>
        <w:rPr>
          <w:rFonts w:asciiTheme="majorHAnsi" w:eastAsia="Calibri" w:hAnsiTheme="majorHAnsi"/>
          <w:b/>
          <w:bCs/>
          <w:color w:val="00B6B5" w:themeColor="accent2"/>
          <w:sz w:val="24"/>
          <w:szCs w:val="24"/>
        </w:rPr>
      </w:pPr>
      <w:bookmarkStart w:id="5" w:name="_Toc487011875"/>
      <w:bookmarkStart w:id="6" w:name="_Toc487012231"/>
      <w:bookmarkStart w:id="7" w:name="_Toc487012695"/>
      <w:bookmarkEnd w:id="4"/>
      <w:r w:rsidRPr="008D6945">
        <w:rPr>
          <w:rFonts w:asciiTheme="majorHAnsi" w:hAnsiTheme="majorHAnsi"/>
          <w:b/>
          <w:bCs/>
          <w:i/>
          <w:color w:val="00B6B5" w:themeColor="accent2"/>
          <w:sz w:val="24"/>
          <w:szCs w:val="24"/>
        </w:rPr>
        <w:br w:type="page"/>
      </w:r>
    </w:p>
    <w:p w14:paraId="30BB471A" w14:textId="203AD5B3"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r w:rsidRPr="008D6945">
        <w:rPr>
          <w:rFonts w:asciiTheme="majorHAnsi" w:hAnsiTheme="majorHAnsi"/>
          <w:b/>
          <w:bCs/>
          <w:i w:val="0"/>
          <w:color w:val="00B6B5" w:themeColor="accent2"/>
          <w:sz w:val="24"/>
          <w:szCs w:val="24"/>
          <w:lang w:val="en-GB"/>
        </w:rPr>
        <w:lastRenderedPageBreak/>
        <w:t>Version Control</w:t>
      </w:r>
      <w:bookmarkEnd w:id="5"/>
      <w:bookmarkEnd w:id="6"/>
      <w:bookmarkEnd w:id="7"/>
    </w:p>
    <w:tbl>
      <w:tblPr>
        <w:tblStyle w:val="GridTable4-Accent2"/>
        <w:tblW w:w="9104" w:type="dxa"/>
        <w:tblLook w:val="04A0" w:firstRow="1" w:lastRow="0" w:firstColumn="1" w:lastColumn="0" w:noHBand="0" w:noVBand="1"/>
      </w:tblPr>
      <w:tblGrid>
        <w:gridCol w:w="2276"/>
        <w:gridCol w:w="2276"/>
        <w:gridCol w:w="2276"/>
        <w:gridCol w:w="2276"/>
      </w:tblGrid>
      <w:tr w:rsidR="00801565" w:rsidRPr="008D6945" w14:paraId="35B5EF8A" w14:textId="77777777" w:rsidTr="00685BA2">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BA372FC" w14:textId="77777777" w:rsidR="00801565" w:rsidRPr="008D6945" w:rsidRDefault="00801565" w:rsidP="00685BA2">
            <w:pPr>
              <w:pStyle w:val="TableHeading"/>
              <w:jc w:val="both"/>
              <w:rPr>
                <w:rFonts w:asciiTheme="minorHAnsi" w:hAnsiTheme="minorHAnsi" w:cstheme="minorHAnsi"/>
                <w:b/>
                <w:bCs/>
                <w:i/>
                <w:sz w:val="22"/>
                <w:szCs w:val="22"/>
                <w:lang w:val="en-GB"/>
              </w:rPr>
            </w:pPr>
            <w:bookmarkStart w:id="8" w:name="_Toc487011876"/>
            <w:bookmarkStart w:id="9" w:name="_Toc487012556"/>
            <w:r w:rsidRPr="008D6945">
              <w:rPr>
                <w:rFonts w:asciiTheme="minorHAnsi" w:hAnsiTheme="minorHAnsi" w:cstheme="minorHAnsi"/>
                <w:b/>
                <w:bCs/>
                <w:sz w:val="22"/>
                <w:szCs w:val="22"/>
                <w:lang w:val="en-GB"/>
              </w:rPr>
              <w:t>Date</w:t>
            </w:r>
            <w:bookmarkEnd w:id="8"/>
            <w:bookmarkEnd w:id="9"/>
          </w:p>
        </w:tc>
        <w:tc>
          <w:tcPr>
            <w:tcW w:w="2276" w:type="dxa"/>
          </w:tcPr>
          <w:p w14:paraId="687EEC69"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0" w:name="_Toc487011877"/>
            <w:bookmarkStart w:id="11" w:name="_Toc487012557"/>
            <w:r w:rsidRPr="008D6945">
              <w:rPr>
                <w:rFonts w:asciiTheme="minorHAnsi" w:hAnsiTheme="minorHAnsi" w:cstheme="minorHAnsi"/>
                <w:b/>
                <w:bCs/>
                <w:sz w:val="22"/>
                <w:szCs w:val="22"/>
                <w:lang w:val="en-GB"/>
              </w:rPr>
              <w:t>Version</w:t>
            </w:r>
            <w:bookmarkEnd w:id="10"/>
            <w:bookmarkEnd w:id="11"/>
          </w:p>
        </w:tc>
        <w:tc>
          <w:tcPr>
            <w:tcW w:w="2276" w:type="dxa"/>
          </w:tcPr>
          <w:p w14:paraId="68406131"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2" w:name="_Toc487011878"/>
            <w:bookmarkStart w:id="13" w:name="_Toc487012558"/>
            <w:r w:rsidRPr="008D6945">
              <w:rPr>
                <w:rFonts w:asciiTheme="minorHAnsi" w:hAnsiTheme="minorHAnsi" w:cstheme="minorHAnsi"/>
                <w:b/>
                <w:bCs/>
                <w:sz w:val="22"/>
                <w:szCs w:val="22"/>
                <w:lang w:val="en-GB"/>
              </w:rPr>
              <w:t>Changed By</w:t>
            </w:r>
            <w:bookmarkEnd w:id="12"/>
            <w:bookmarkEnd w:id="13"/>
          </w:p>
        </w:tc>
        <w:tc>
          <w:tcPr>
            <w:tcW w:w="2276" w:type="dxa"/>
          </w:tcPr>
          <w:p w14:paraId="08DD87F8"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sz w:val="22"/>
                <w:szCs w:val="22"/>
                <w:lang w:val="en-GB"/>
              </w:rPr>
            </w:pPr>
            <w:bookmarkStart w:id="14" w:name="_Toc487011879"/>
            <w:bookmarkStart w:id="15" w:name="_Toc487012559"/>
            <w:r w:rsidRPr="008D6945">
              <w:rPr>
                <w:rFonts w:asciiTheme="minorHAnsi" w:hAnsiTheme="minorHAnsi" w:cstheme="minorHAnsi"/>
                <w:b/>
                <w:bCs/>
                <w:sz w:val="22"/>
                <w:szCs w:val="22"/>
                <w:lang w:val="en-GB"/>
              </w:rPr>
              <w:t>Reason for Change</w:t>
            </w:r>
            <w:bookmarkEnd w:id="14"/>
            <w:bookmarkEnd w:id="15"/>
          </w:p>
        </w:tc>
      </w:tr>
      <w:tr w:rsidR="00801565" w:rsidRPr="008D6945" w14:paraId="1FF1CA78" w14:textId="77777777" w:rsidTr="00685BA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276" w:type="dxa"/>
          </w:tcPr>
          <w:p w14:paraId="1FB34EB0" w14:textId="14DE73EC" w:rsidR="00801565" w:rsidRPr="008D6945" w:rsidRDefault="0046736B" w:rsidP="00685BA2">
            <w:pPr>
              <w:pStyle w:val="TableTitle0"/>
              <w:jc w:val="both"/>
              <w:rPr>
                <w:rFonts w:asciiTheme="minorHAnsi" w:hAnsiTheme="minorHAnsi" w:cstheme="minorHAnsi"/>
                <w:b w:val="0"/>
                <w:bCs w:val="0"/>
                <w:i w:val="0"/>
                <w:iCs/>
                <w:color w:val="auto"/>
                <w:sz w:val="22"/>
                <w:szCs w:val="22"/>
                <w:lang w:val="en-GB"/>
              </w:rPr>
            </w:pPr>
            <w:r w:rsidRPr="008D6945">
              <w:rPr>
                <w:rFonts w:asciiTheme="minorHAnsi" w:hAnsiTheme="minorHAnsi" w:cstheme="minorHAnsi"/>
                <w:b w:val="0"/>
                <w:bCs w:val="0"/>
                <w:i w:val="0"/>
                <w:iCs/>
                <w:color w:val="auto"/>
                <w:sz w:val="22"/>
                <w:szCs w:val="22"/>
                <w:lang w:val="en-GB"/>
              </w:rPr>
              <w:t>First Draft</w:t>
            </w:r>
          </w:p>
        </w:tc>
        <w:tc>
          <w:tcPr>
            <w:tcW w:w="2276" w:type="dxa"/>
          </w:tcPr>
          <w:p w14:paraId="3CDE6957" w14:textId="313A5AAA"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0.1</w:t>
            </w:r>
          </w:p>
        </w:tc>
        <w:tc>
          <w:tcPr>
            <w:tcW w:w="2276" w:type="dxa"/>
          </w:tcPr>
          <w:p w14:paraId="3B7BF94F" w14:textId="0AB92781"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Author</w:t>
            </w:r>
          </w:p>
        </w:tc>
        <w:tc>
          <w:tcPr>
            <w:tcW w:w="2276" w:type="dxa"/>
          </w:tcPr>
          <w:p w14:paraId="1E182936" w14:textId="564A4B48" w:rsidR="00801565" w:rsidRPr="008D6945" w:rsidRDefault="0046736B"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22"/>
                <w:szCs w:val="22"/>
                <w:lang w:val="en-GB"/>
              </w:rPr>
            </w:pPr>
            <w:r w:rsidRPr="008D6945">
              <w:rPr>
                <w:rFonts w:asciiTheme="minorHAnsi" w:hAnsiTheme="minorHAnsi" w:cstheme="minorHAnsi"/>
                <w:i w:val="0"/>
                <w:iCs/>
                <w:color w:val="auto"/>
                <w:sz w:val="22"/>
                <w:szCs w:val="22"/>
                <w:lang w:val="en-GB"/>
              </w:rPr>
              <w:t>Initial draft</w:t>
            </w:r>
          </w:p>
        </w:tc>
      </w:tr>
      <w:tr w:rsidR="00801565" w:rsidRPr="008D6945" w14:paraId="42599A4A" w14:textId="77777777" w:rsidTr="00685BA2">
        <w:trPr>
          <w:trHeight w:val="376"/>
        </w:trPr>
        <w:tc>
          <w:tcPr>
            <w:cnfStyle w:val="001000000000" w:firstRow="0" w:lastRow="0" w:firstColumn="1" w:lastColumn="0" w:oddVBand="0" w:evenVBand="0" w:oddHBand="0" w:evenHBand="0" w:firstRowFirstColumn="0" w:firstRowLastColumn="0" w:lastRowFirstColumn="0" w:lastRowLastColumn="0"/>
            <w:tcW w:w="2276" w:type="dxa"/>
          </w:tcPr>
          <w:p w14:paraId="19F12CDF"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2276" w:type="dxa"/>
          </w:tcPr>
          <w:p w14:paraId="5453213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142EB372"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2276" w:type="dxa"/>
          </w:tcPr>
          <w:p w14:paraId="5EA6DC2D"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280F0F6" w14:textId="77777777" w:rsidR="00801565" w:rsidRPr="008D6945" w:rsidRDefault="00801565" w:rsidP="00801565">
      <w:pPr>
        <w:pStyle w:val="TableTitle0"/>
        <w:jc w:val="both"/>
        <w:rPr>
          <w:rFonts w:asciiTheme="minorHAnsi" w:hAnsiTheme="minorHAnsi" w:cstheme="minorHAnsi"/>
          <w:i w:val="0"/>
          <w:iCs/>
          <w:lang w:val="en-GB"/>
        </w:rPr>
      </w:pPr>
    </w:p>
    <w:p w14:paraId="27A8CC4F"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16" w:name="_Toc487011880"/>
      <w:bookmarkStart w:id="17" w:name="_Toc487012232"/>
      <w:bookmarkStart w:id="18" w:name="_Toc487012560"/>
      <w:bookmarkStart w:id="19" w:name="_Toc487012696"/>
      <w:r w:rsidRPr="008D6945">
        <w:rPr>
          <w:rFonts w:asciiTheme="majorHAnsi" w:hAnsiTheme="majorHAnsi"/>
          <w:b/>
          <w:bCs/>
          <w:i w:val="0"/>
          <w:color w:val="00B6B5" w:themeColor="accent2"/>
          <w:sz w:val="24"/>
          <w:szCs w:val="24"/>
          <w:lang w:val="en-GB"/>
        </w:rPr>
        <w:t>Circulation List</w:t>
      </w:r>
      <w:bookmarkEnd w:id="16"/>
      <w:bookmarkEnd w:id="17"/>
      <w:bookmarkEnd w:id="18"/>
      <w:bookmarkEnd w:id="19"/>
    </w:p>
    <w:tbl>
      <w:tblPr>
        <w:tblStyle w:val="GridTable4-Accent2"/>
        <w:tblW w:w="9113" w:type="dxa"/>
        <w:tblInd w:w="-5" w:type="dxa"/>
        <w:tblLook w:val="04A0" w:firstRow="1" w:lastRow="0" w:firstColumn="1" w:lastColumn="0" w:noHBand="0" w:noVBand="1"/>
      </w:tblPr>
      <w:tblGrid>
        <w:gridCol w:w="4556"/>
        <w:gridCol w:w="4557"/>
      </w:tblGrid>
      <w:tr w:rsidR="00801565" w:rsidRPr="008D6945" w14:paraId="01382725" w14:textId="77777777" w:rsidTr="004673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56" w:type="dxa"/>
          </w:tcPr>
          <w:p w14:paraId="11B2BC5C"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0" w:name="_Toc487011881"/>
            <w:bookmarkStart w:id="21" w:name="_Toc487012561"/>
            <w:r w:rsidRPr="008D6945">
              <w:rPr>
                <w:rFonts w:asciiTheme="minorHAnsi" w:hAnsiTheme="minorHAnsi" w:cstheme="minorHAnsi"/>
                <w:b/>
                <w:bCs/>
                <w:iCs/>
                <w:sz w:val="22"/>
                <w:szCs w:val="22"/>
                <w:lang w:val="en-GB"/>
              </w:rPr>
              <w:t>Name</w:t>
            </w:r>
            <w:bookmarkEnd w:id="20"/>
            <w:bookmarkEnd w:id="21"/>
          </w:p>
        </w:tc>
        <w:tc>
          <w:tcPr>
            <w:tcW w:w="4557" w:type="dxa"/>
          </w:tcPr>
          <w:p w14:paraId="10F0CEBF"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22" w:name="_Toc487011882"/>
            <w:bookmarkStart w:id="23" w:name="_Toc487012562"/>
            <w:r w:rsidRPr="008D6945">
              <w:rPr>
                <w:rFonts w:asciiTheme="minorHAnsi" w:hAnsiTheme="minorHAnsi" w:cstheme="minorHAnsi"/>
                <w:b/>
                <w:bCs/>
                <w:iCs/>
                <w:sz w:val="22"/>
                <w:szCs w:val="22"/>
                <w:lang w:val="en-GB"/>
              </w:rPr>
              <w:t>Organisation/Title</w:t>
            </w:r>
            <w:bookmarkEnd w:id="22"/>
            <w:bookmarkEnd w:id="23"/>
          </w:p>
        </w:tc>
      </w:tr>
      <w:tr w:rsidR="00801565" w:rsidRPr="008D6945" w14:paraId="7A7E86B7" w14:textId="77777777" w:rsidTr="0046736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556" w:type="dxa"/>
          </w:tcPr>
          <w:p w14:paraId="62425AEE" w14:textId="221A8A4F"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26A747E9"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2C15212C" w14:textId="77777777" w:rsidTr="0046736B">
        <w:trPr>
          <w:trHeight w:val="326"/>
        </w:trPr>
        <w:tc>
          <w:tcPr>
            <w:cnfStyle w:val="001000000000" w:firstRow="0" w:lastRow="0" w:firstColumn="1" w:lastColumn="0" w:oddVBand="0" w:evenVBand="0" w:oddHBand="0" w:evenHBand="0" w:firstRowFirstColumn="0" w:firstRowLastColumn="0" w:lastRowFirstColumn="0" w:lastRowLastColumn="0"/>
            <w:tcW w:w="4556" w:type="dxa"/>
          </w:tcPr>
          <w:p w14:paraId="630308D9" w14:textId="0044A84A"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4557" w:type="dxa"/>
          </w:tcPr>
          <w:p w14:paraId="06775C1B"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41A652A7" w14:textId="77777777" w:rsidR="00801565" w:rsidRPr="008D6945" w:rsidRDefault="00801565" w:rsidP="00801565">
      <w:pPr>
        <w:pStyle w:val="TableTitle0"/>
        <w:jc w:val="both"/>
        <w:rPr>
          <w:rFonts w:asciiTheme="minorHAnsi" w:hAnsiTheme="minorHAnsi" w:cstheme="minorHAnsi"/>
          <w:i w:val="0"/>
          <w:iCs/>
          <w:lang w:val="en-GB"/>
        </w:rPr>
      </w:pPr>
    </w:p>
    <w:p w14:paraId="24BD96F4" w14:textId="77777777" w:rsidR="00801565" w:rsidRPr="008D6945" w:rsidRDefault="00801565" w:rsidP="00BA780E">
      <w:pPr>
        <w:pStyle w:val="TableTitle0"/>
        <w:spacing w:before="120" w:after="120"/>
        <w:jc w:val="both"/>
        <w:rPr>
          <w:rFonts w:asciiTheme="majorHAnsi" w:hAnsiTheme="majorHAnsi"/>
          <w:b/>
          <w:bCs/>
          <w:i w:val="0"/>
          <w:color w:val="00B6B5" w:themeColor="accent2"/>
          <w:sz w:val="24"/>
          <w:szCs w:val="24"/>
          <w:lang w:val="en-GB"/>
        </w:rPr>
      </w:pPr>
      <w:bookmarkStart w:id="24" w:name="_Toc487011884"/>
      <w:bookmarkStart w:id="25" w:name="_Toc487012233"/>
      <w:bookmarkStart w:id="26" w:name="_Toc487012564"/>
      <w:bookmarkStart w:id="27" w:name="_Toc487012697"/>
      <w:r w:rsidRPr="008D6945">
        <w:rPr>
          <w:rFonts w:asciiTheme="majorHAnsi" w:hAnsiTheme="majorHAnsi"/>
          <w:b/>
          <w:bCs/>
          <w:i w:val="0"/>
          <w:color w:val="00B6B5" w:themeColor="accent2"/>
          <w:sz w:val="24"/>
          <w:szCs w:val="24"/>
          <w:lang w:val="en-GB"/>
        </w:rPr>
        <w:t>Reference Documents</w:t>
      </w:r>
      <w:bookmarkEnd w:id="24"/>
      <w:bookmarkEnd w:id="25"/>
      <w:bookmarkEnd w:id="26"/>
      <w:bookmarkEnd w:id="27"/>
    </w:p>
    <w:tbl>
      <w:tblPr>
        <w:tblStyle w:val="GridTable4-Accent2"/>
        <w:tblW w:w="9158" w:type="dxa"/>
        <w:tblLook w:val="04A0" w:firstRow="1" w:lastRow="0" w:firstColumn="1" w:lastColumn="0" w:noHBand="0" w:noVBand="1"/>
      </w:tblPr>
      <w:tblGrid>
        <w:gridCol w:w="3052"/>
        <w:gridCol w:w="3052"/>
        <w:gridCol w:w="3054"/>
      </w:tblGrid>
      <w:tr w:rsidR="00801565" w:rsidRPr="008D6945" w14:paraId="6E0B3D85" w14:textId="77777777" w:rsidTr="0046736B">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2" w:type="dxa"/>
          </w:tcPr>
          <w:p w14:paraId="1854D0A8" w14:textId="77777777" w:rsidR="00801565" w:rsidRPr="008D6945" w:rsidRDefault="00801565" w:rsidP="00685BA2">
            <w:pPr>
              <w:pStyle w:val="TableHeading"/>
              <w:jc w:val="both"/>
              <w:rPr>
                <w:rFonts w:asciiTheme="minorHAnsi" w:hAnsiTheme="minorHAnsi" w:cstheme="minorHAnsi"/>
                <w:b/>
                <w:bCs/>
                <w:iCs/>
                <w:sz w:val="22"/>
                <w:szCs w:val="22"/>
                <w:lang w:val="en-GB"/>
              </w:rPr>
            </w:pPr>
            <w:bookmarkStart w:id="28" w:name="_Toc487011885"/>
            <w:bookmarkStart w:id="29" w:name="_Toc487012565"/>
            <w:r w:rsidRPr="008D6945">
              <w:rPr>
                <w:rFonts w:asciiTheme="minorHAnsi" w:hAnsiTheme="minorHAnsi" w:cstheme="minorHAnsi"/>
                <w:b/>
                <w:bCs/>
                <w:iCs/>
                <w:sz w:val="22"/>
                <w:szCs w:val="22"/>
                <w:lang w:val="en-GB"/>
              </w:rPr>
              <w:t>Title</w:t>
            </w:r>
            <w:bookmarkEnd w:id="28"/>
            <w:bookmarkEnd w:id="29"/>
          </w:p>
        </w:tc>
        <w:tc>
          <w:tcPr>
            <w:tcW w:w="3052" w:type="dxa"/>
          </w:tcPr>
          <w:p w14:paraId="08D5717C"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0" w:name="_Toc487011886"/>
            <w:bookmarkStart w:id="31" w:name="_Toc487012566"/>
            <w:r w:rsidRPr="008D6945">
              <w:rPr>
                <w:rFonts w:asciiTheme="minorHAnsi" w:hAnsiTheme="minorHAnsi" w:cstheme="minorHAnsi"/>
                <w:b/>
                <w:bCs/>
                <w:iCs/>
                <w:sz w:val="22"/>
                <w:szCs w:val="22"/>
                <w:lang w:val="en-GB"/>
              </w:rPr>
              <w:t>Description</w:t>
            </w:r>
            <w:bookmarkEnd w:id="30"/>
            <w:bookmarkEnd w:id="31"/>
          </w:p>
        </w:tc>
        <w:tc>
          <w:tcPr>
            <w:tcW w:w="3054" w:type="dxa"/>
          </w:tcPr>
          <w:p w14:paraId="7F6F5B37" w14:textId="77777777" w:rsidR="00801565" w:rsidRPr="008D6945" w:rsidRDefault="00801565" w:rsidP="00685BA2">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2"/>
                <w:szCs w:val="22"/>
                <w:lang w:val="en-GB"/>
              </w:rPr>
            </w:pPr>
            <w:bookmarkStart w:id="32" w:name="_Toc487011887"/>
            <w:bookmarkStart w:id="33" w:name="_Toc487012567"/>
            <w:r w:rsidRPr="008D6945">
              <w:rPr>
                <w:rFonts w:asciiTheme="minorHAnsi" w:hAnsiTheme="minorHAnsi" w:cstheme="minorHAnsi"/>
                <w:b/>
                <w:bCs/>
                <w:iCs/>
                <w:sz w:val="22"/>
                <w:szCs w:val="22"/>
                <w:lang w:val="en-GB"/>
              </w:rPr>
              <w:t>Owner</w:t>
            </w:r>
            <w:bookmarkEnd w:id="32"/>
            <w:bookmarkEnd w:id="33"/>
          </w:p>
        </w:tc>
      </w:tr>
      <w:tr w:rsidR="00801565" w:rsidRPr="008D6945" w14:paraId="348B713F" w14:textId="77777777" w:rsidTr="0046736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52" w:type="dxa"/>
          </w:tcPr>
          <w:p w14:paraId="404410ED"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0E4A2672"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4DB1AECB" w14:textId="77777777" w:rsidR="00801565" w:rsidRPr="008D6945" w:rsidRDefault="00801565" w:rsidP="00685BA2">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22"/>
                <w:szCs w:val="22"/>
                <w:lang w:val="en-GB"/>
              </w:rPr>
            </w:pPr>
          </w:p>
        </w:tc>
      </w:tr>
      <w:tr w:rsidR="00801565" w:rsidRPr="008D6945" w14:paraId="5FF9753C" w14:textId="77777777" w:rsidTr="0046736B">
        <w:trPr>
          <w:trHeight w:val="349"/>
        </w:trPr>
        <w:tc>
          <w:tcPr>
            <w:cnfStyle w:val="001000000000" w:firstRow="0" w:lastRow="0" w:firstColumn="1" w:lastColumn="0" w:oddVBand="0" w:evenVBand="0" w:oddHBand="0" w:evenHBand="0" w:firstRowFirstColumn="0" w:firstRowLastColumn="0" w:lastRowFirstColumn="0" w:lastRowLastColumn="0"/>
            <w:tcW w:w="3052" w:type="dxa"/>
          </w:tcPr>
          <w:p w14:paraId="64844D02" w14:textId="77777777" w:rsidR="00801565" w:rsidRPr="008D6945" w:rsidRDefault="00801565" w:rsidP="00685BA2">
            <w:pPr>
              <w:pStyle w:val="TableTitle0"/>
              <w:jc w:val="both"/>
              <w:rPr>
                <w:rFonts w:asciiTheme="minorHAnsi" w:hAnsiTheme="minorHAnsi" w:cstheme="minorHAnsi"/>
                <w:b w:val="0"/>
                <w:bCs w:val="0"/>
                <w:i w:val="0"/>
                <w:iCs/>
                <w:sz w:val="22"/>
                <w:szCs w:val="22"/>
                <w:lang w:val="en-GB"/>
              </w:rPr>
            </w:pPr>
          </w:p>
        </w:tc>
        <w:tc>
          <w:tcPr>
            <w:tcW w:w="3052" w:type="dxa"/>
          </w:tcPr>
          <w:p w14:paraId="428B3EB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c>
          <w:tcPr>
            <w:tcW w:w="3054" w:type="dxa"/>
          </w:tcPr>
          <w:p w14:paraId="72F2998C" w14:textId="77777777" w:rsidR="00801565" w:rsidRPr="008D6945" w:rsidRDefault="00801565" w:rsidP="00685BA2">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22"/>
                <w:szCs w:val="22"/>
                <w:lang w:val="en-GB"/>
              </w:rPr>
            </w:pPr>
          </w:p>
        </w:tc>
      </w:tr>
    </w:tbl>
    <w:p w14:paraId="001375DD" w14:textId="77777777" w:rsidR="00801565" w:rsidRPr="008D6945" w:rsidRDefault="00801565" w:rsidP="00801565">
      <w:pPr>
        <w:jc w:val="both"/>
      </w:pPr>
    </w:p>
    <w:p w14:paraId="059D4474" w14:textId="77777777" w:rsidR="00801565" w:rsidRPr="008D6945" w:rsidRDefault="00801565" w:rsidP="00801565">
      <w:pPr>
        <w:pStyle w:val="TableTitle0"/>
        <w:jc w:val="both"/>
        <w:rPr>
          <w:lang w:val="en-GB"/>
        </w:rPr>
      </w:pPr>
    </w:p>
    <w:p w14:paraId="7D57CD36" w14:textId="77777777" w:rsidR="00801565" w:rsidRPr="008D6945" w:rsidRDefault="00801565" w:rsidP="00801565">
      <w:pPr>
        <w:pStyle w:val="TableTitle0"/>
        <w:jc w:val="both"/>
        <w:rPr>
          <w:lang w:val="en-GB"/>
        </w:rPr>
        <w:sectPr w:rsidR="00801565" w:rsidRPr="008D6945" w:rsidSect="00685BA2">
          <w:pgSz w:w="11906" w:h="16838"/>
          <w:pgMar w:top="1440" w:right="1440" w:bottom="1440" w:left="1440" w:header="708" w:footer="708" w:gutter="0"/>
          <w:pgNumType w:fmt="upperRoman"/>
          <w:cols w:space="708"/>
          <w:docGrid w:linePitch="360"/>
        </w:sectPr>
      </w:pPr>
    </w:p>
    <w:p w14:paraId="41BD3B2B" w14:textId="5B46B592" w:rsidR="00801565" w:rsidRPr="008D6945" w:rsidRDefault="00C012FC" w:rsidP="00C012FC">
      <w:pPr>
        <w:pStyle w:val="Heading1"/>
        <w:numPr>
          <w:ilvl w:val="0"/>
          <w:numId w:val="6"/>
        </w:numPr>
        <w:tabs>
          <w:tab w:val="left" w:pos="567"/>
        </w:tabs>
        <w:spacing w:after="240" w:line="240" w:lineRule="auto"/>
        <w:jc w:val="both"/>
        <w:rPr>
          <w:rFonts w:asciiTheme="minorHAnsi" w:hAnsiTheme="minorHAnsi" w:cstheme="minorHAnsi"/>
        </w:rPr>
      </w:pPr>
      <w:bookmarkStart w:id="34" w:name="_Toc66183667"/>
      <w:bookmarkStart w:id="35" w:name="_Hlk516151418"/>
      <w:bookmarkStart w:id="36" w:name="_Hlk516151360"/>
      <w:r w:rsidRPr="008D6945">
        <w:rPr>
          <w:rFonts w:asciiTheme="minorHAnsi" w:hAnsiTheme="minorHAnsi" w:cstheme="minorHAnsi"/>
        </w:rPr>
        <w:lastRenderedPageBreak/>
        <w:t>Introduction</w:t>
      </w:r>
      <w:bookmarkEnd w:id="34"/>
    </w:p>
    <w:p w14:paraId="19C8B6CB" w14:textId="77777777" w:rsidR="00611454" w:rsidRPr="00611454" w:rsidRDefault="00611454" w:rsidP="00611454">
      <w:pPr>
        <w:pStyle w:val="Bodytextversion1"/>
        <w:spacing w:before="120" w:after="120"/>
        <w:rPr>
          <w:rFonts w:asciiTheme="minorHAnsi" w:hAnsiTheme="minorHAnsi" w:cstheme="minorHAnsi"/>
          <w:color w:val="auto"/>
        </w:rPr>
      </w:pPr>
      <w:bookmarkStart w:id="37" w:name="_Toc487011707"/>
      <w:bookmarkStart w:id="38" w:name="_Toc487701430"/>
      <w:bookmarkStart w:id="39" w:name="_Toc516221411"/>
      <w:r w:rsidRPr="00611454">
        <w:rPr>
          <w:rFonts w:asciiTheme="minorHAnsi" w:hAnsiTheme="minorHAnsi" w:cstheme="minorHAnsi"/>
          <w:color w:val="auto"/>
        </w:rPr>
        <w:t>This document describes how the audit and reconciliation of the AR Transactions component data will be performed. It outlines how the data will be presented to the Business, who will then check that the data is correct against the data within the source E-Business Suite system which is the source of the data.</w:t>
      </w:r>
    </w:p>
    <w:p w14:paraId="44194072" w14:textId="6A09CB79"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 xml:space="preserve">The AR Transactions data extract provided from the source system will be transformed </w:t>
      </w:r>
      <w:r w:rsidR="00823844">
        <w:rPr>
          <w:rFonts w:asciiTheme="minorHAnsi" w:hAnsiTheme="minorHAnsi" w:cstheme="minorHAnsi"/>
          <w:color w:val="auto"/>
        </w:rPr>
        <w:t>using</w:t>
      </w:r>
      <w:r w:rsidRPr="00611454">
        <w:rPr>
          <w:rFonts w:asciiTheme="minorHAnsi" w:hAnsiTheme="minorHAnsi" w:cstheme="minorHAnsi"/>
          <w:color w:val="auto"/>
        </w:rPr>
        <w:t xml:space="preserve"> the FBDI files generated </w:t>
      </w:r>
      <w:ins w:id="40" w:author="Harry Kochhar" w:date="2021-03-03T11:39:00Z">
        <w:r w:rsidR="003663B6">
          <w:rPr>
            <w:rFonts w:asciiTheme="minorHAnsi" w:hAnsiTheme="minorHAnsi" w:cstheme="minorHAnsi"/>
            <w:color w:val="auto"/>
          </w:rPr>
          <w:t xml:space="preserve">based on source data using the </w:t>
        </w:r>
      </w:ins>
      <w:ins w:id="41" w:author="Harry Kochhar" w:date="2021-03-03T11:40:00Z">
        <w:r w:rsidR="007A4461">
          <w:rPr>
            <w:rFonts w:asciiTheme="minorHAnsi" w:hAnsiTheme="minorHAnsi" w:cstheme="minorHAnsi"/>
            <w:color w:val="auto"/>
          </w:rPr>
          <w:t>‘</w:t>
        </w:r>
        <w:r w:rsidR="007A4461" w:rsidRPr="007A4461">
          <w:rPr>
            <w:rFonts w:asciiTheme="minorHAnsi" w:hAnsiTheme="minorHAnsi" w:cstheme="minorHAnsi"/>
            <w:color w:val="auto"/>
          </w:rPr>
          <w:t>Maximise: Data Migration Process</w:t>
        </w:r>
        <w:r w:rsidR="007A4461">
          <w:rPr>
            <w:rFonts w:asciiTheme="minorHAnsi" w:hAnsiTheme="minorHAnsi" w:cstheme="minorHAnsi"/>
            <w:color w:val="auto"/>
          </w:rPr>
          <w:t>’</w:t>
        </w:r>
      </w:ins>
      <w:del w:id="42" w:author="Harry Kochhar" w:date="2021-03-03T11:39:00Z">
        <w:r w:rsidRPr="00611454" w:rsidDel="003663B6">
          <w:rPr>
            <w:rFonts w:asciiTheme="minorHAnsi" w:hAnsiTheme="minorHAnsi" w:cstheme="minorHAnsi"/>
            <w:color w:val="auto"/>
          </w:rPr>
          <w:delText>from the</w:delText>
        </w:r>
        <w:r w:rsidRPr="00611454" w:rsidDel="00844E93">
          <w:rPr>
            <w:rFonts w:asciiTheme="minorHAnsi" w:hAnsiTheme="minorHAnsi" w:cstheme="minorHAnsi"/>
            <w:color w:val="auto"/>
          </w:rPr>
          <w:delText xml:space="preserve"> </w:delText>
        </w:r>
        <w:commentRangeStart w:id="43"/>
        <w:r w:rsidRPr="00611454" w:rsidDel="00844E93">
          <w:rPr>
            <w:rFonts w:asciiTheme="minorHAnsi" w:hAnsiTheme="minorHAnsi" w:cstheme="minorHAnsi"/>
            <w:color w:val="auto"/>
          </w:rPr>
          <w:delText>Oracle EDQ tool</w:delText>
        </w:r>
        <w:commentRangeEnd w:id="43"/>
        <w:r w:rsidR="00F801A0" w:rsidDel="00844E93">
          <w:rPr>
            <w:rStyle w:val="CommentReference"/>
            <w:rFonts w:ascii="Times New Roman" w:hAnsi="Times New Roman"/>
            <w:color w:val="auto"/>
            <w:lang w:eastAsia="en-GB"/>
          </w:rPr>
          <w:commentReference w:id="43"/>
        </w:r>
      </w:del>
      <w:r w:rsidRPr="00611454">
        <w:rPr>
          <w:rFonts w:asciiTheme="minorHAnsi" w:hAnsiTheme="minorHAnsi" w:cstheme="minorHAnsi"/>
          <w:color w:val="auto"/>
        </w:rPr>
        <w:t>. When the FBDI files are loaded into ERP Cloud, it will be reported on using the Oracle AR Transaction Details reports and the Oracle AR Aging reports.</w:t>
      </w:r>
    </w:p>
    <w:p w14:paraId="77D28E2A" w14:textId="77777777" w:rsidR="00807D2F" w:rsidRDefault="00611454" w:rsidP="00611454">
      <w:pPr>
        <w:pStyle w:val="Bodytextversion1"/>
        <w:spacing w:before="120" w:after="120"/>
        <w:rPr>
          <w:ins w:id="44" w:author="Harry Kochhar" w:date="2021-03-03T11:42:00Z"/>
          <w:rFonts w:asciiTheme="minorHAnsi" w:hAnsiTheme="minorHAnsi" w:cstheme="minorHAnsi"/>
          <w:color w:val="auto"/>
        </w:rPr>
      </w:pPr>
      <w:r w:rsidRPr="00611454">
        <w:rPr>
          <w:rFonts w:asciiTheme="minorHAnsi" w:hAnsiTheme="minorHAnsi" w:cstheme="minorHAnsi"/>
          <w:color w:val="auto"/>
        </w:rPr>
        <w:t>The AR transactions will be loaded against</w:t>
      </w:r>
      <w:r w:rsidR="00D87171">
        <w:rPr>
          <w:rFonts w:asciiTheme="minorHAnsi" w:hAnsiTheme="minorHAnsi" w:cstheme="minorHAnsi"/>
          <w:color w:val="auto"/>
        </w:rPr>
        <w:t xml:space="preserve"> migration accounts</w:t>
      </w:r>
      <w:ins w:id="45" w:author="Harry Kochhar" w:date="2021-03-03T11:41:00Z">
        <w:r w:rsidR="00B14D3B">
          <w:rPr>
            <w:rFonts w:asciiTheme="minorHAnsi" w:hAnsiTheme="minorHAnsi" w:cstheme="minorHAnsi"/>
            <w:color w:val="auto"/>
          </w:rPr>
          <w:t xml:space="preserve"> for AR Revenue Transactions. </w:t>
        </w:r>
      </w:ins>
      <w:del w:id="46" w:author="Harry Kochhar" w:date="2021-03-03T11:41:00Z">
        <w:r w:rsidRPr="00611454" w:rsidDel="00B14D3B">
          <w:rPr>
            <w:rFonts w:asciiTheme="minorHAnsi" w:hAnsiTheme="minorHAnsi" w:cstheme="minorHAnsi"/>
            <w:color w:val="auto"/>
          </w:rPr>
          <w:delText>:</w:delText>
        </w:r>
      </w:del>
    </w:p>
    <w:p w14:paraId="17CA1FD2" w14:textId="0906CE17" w:rsidR="00611454" w:rsidRPr="00611454" w:rsidRDefault="00807D2F" w:rsidP="00611454">
      <w:pPr>
        <w:pStyle w:val="Bodytextversion1"/>
        <w:spacing w:before="120" w:after="120"/>
        <w:rPr>
          <w:rFonts w:asciiTheme="minorHAnsi" w:hAnsiTheme="minorHAnsi" w:cstheme="minorHAnsi"/>
          <w:color w:val="auto"/>
        </w:rPr>
      </w:pPr>
      <w:ins w:id="47" w:author="Harry Kochhar" w:date="2021-03-03T11:42:00Z">
        <w:r>
          <w:rPr>
            <w:rFonts w:asciiTheme="minorHAnsi" w:hAnsiTheme="minorHAnsi" w:cstheme="minorHAnsi"/>
            <w:color w:val="auto"/>
          </w:rPr>
          <w:t xml:space="preserve">Note: For clients </w:t>
        </w:r>
        <w:r w:rsidR="00290483">
          <w:rPr>
            <w:rFonts w:asciiTheme="minorHAnsi" w:hAnsiTheme="minorHAnsi" w:cstheme="minorHAnsi"/>
            <w:color w:val="auto"/>
          </w:rPr>
          <w:t>that have project accounting</w:t>
        </w:r>
      </w:ins>
      <w:ins w:id="48" w:author="Harry Kochhar" w:date="2021-03-03T11:44:00Z">
        <w:r w:rsidR="000352B1">
          <w:rPr>
            <w:rFonts w:asciiTheme="minorHAnsi" w:hAnsiTheme="minorHAnsi" w:cstheme="minorHAnsi"/>
            <w:color w:val="auto"/>
          </w:rPr>
          <w:t>,</w:t>
        </w:r>
      </w:ins>
      <w:ins w:id="49" w:author="Harry Kochhar" w:date="2021-03-03T11:42:00Z">
        <w:r w:rsidR="00290483">
          <w:rPr>
            <w:rFonts w:asciiTheme="minorHAnsi" w:hAnsiTheme="minorHAnsi" w:cstheme="minorHAnsi"/>
            <w:color w:val="auto"/>
          </w:rPr>
          <w:t xml:space="preserve"> </w:t>
        </w:r>
      </w:ins>
      <w:ins w:id="50" w:author="Harry Kochhar" w:date="2021-03-03T11:43:00Z">
        <w:r w:rsidR="00F37254">
          <w:rPr>
            <w:rFonts w:asciiTheme="minorHAnsi" w:hAnsiTheme="minorHAnsi" w:cstheme="minorHAnsi"/>
            <w:color w:val="auto"/>
          </w:rPr>
          <w:t>AR Transactions will be loaded against migration accounts:</w:t>
        </w:r>
      </w:ins>
      <w:del w:id="51" w:author="Harry Kochhar" w:date="2021-03-03T11:41:00Z">
        <w:r w:rsidR="00611454" w:rsidRPr="00611454" w:rsidDel="00D60A3C">
          <w:rPr>
            <w:rFonts w:asciiTheme="minorHAnsi" w:hAnsiTheme="minorHAnsi" w:cstheme="minorHAnsi"/>
            <w:color w:val="auto"/>
          </w:rPr>
          <w:delText xml:space="preserve"> </w:delText>
        </w:r>
      </w:del>
    </w:p>
    <w:p w14:paraId="40337CED" w14:textId="61A61B8C" w:rsidR="00611454" w:rsidRPr="00611454" w:rsidRDefault="00611454" w:rsidP="00611454">
      <w:pPr>
        <w:pStyle w:val="Bodytextversion1"/>
        <w:spacing w:before="120" w:after="120"/>
        <w:rPr>
          <w:rFonts w:asciiTheme="minorHAnsi" w:hAnsiTheme="minorHAnsi" w:cstheme="minorHAnsi"/>
          <w:color w:val="auto"/>
        </w:rPr>
      </w:pPr>
      <w:commentRangeStart w:id="52"/>
      <w:r w:rsidRPr="00611454">
        <w:rPr>
          <w:rFonts w:asciiTheme="minorHAnsi" w:hAnsiTheme="minorHAnsi" w:cstheme="minorHAnsi"/>
          <w:color w:val="auto"/>
        </w:rPr>
        <w:t>1.</w:t>
      </w:r>
      <w:r w:rsidRPr="00611454">
        <w:rPr>
          <w:rFonts w:asciiTheme="minorHAnsi" w:hAnsiTheme="minorHAnsi" w:cstheme="minorHAnsi"/>
          <w:color w:val="auto"/>
        </w:rPr>
        <w:tab/>
        <w:t>AR Revenue for Non</w:t>
      </w:r>
      <w:r w:rsidR="00823844">
        <w:rPr>
          <w:rFonts w:asciiTheme="minorHAnsi" w:hAnsiTheme="minorHAnsi" w:cstheme="minorHAnsi"/>
          <w:color w:val="auto"/>
        </w:rPr>
        <w:t>-</w:t>
      </w:r>
      <w:r w:rsidRPr="00611454">
        <w:rPr>
          <w:rFonts w:asciiTheme="minorHAnsi" w:hAnsiTheme="minorHAnsi" w:cstheme="minorHAnsi"/>
          <w:color w:val="auto"/>
        </w:rPr>
        <w:t>Project-Related Transactions</w:t>
      </w:r>
    </w:p>
    <w:p w14:paraId="124C6E6F" w14:textId="6E21AF95"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2.</w:t>
      </w:r>
      <w:r w:rsidRPr="00611454">
        <w:rPr>
          <w:rFonts w:asciiTheme="minorHAnsi" w:hAnsiTheme="minorHAnsi" w:cstheme="minorHAnsi"/>
          <w:color w:val="auto"/>
        </w:rPr>
        <w:tab/>
        <w:t>AR Revenue for Project-Related Transactions</w:t>
      </w:r>
      <w:commentRangeEnd w:id="52"/>
      <w:r w:rsidR="00F801A0">
        <w:rPr>
          <w:rStyle w:val="CommentReference"/>
          <w:rFonts w:ascii="Times New Roman" w:hAnsi="Times New Roman"/>
          <w:color w:val="auto"/>
          <w:lang w:eastAsia="en-GB"/>
        </w:rPr>
        <w:commentReference w:id="52"/>
      </w:r>
    </w:p>
    <w:p w14:paraId="1935661A" w14:textId="77777777"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These accounts can then be reconciled to the AR open balances and confirm that the balance is zero. The finance workstream should confirm that the AR subledger is reconciled with GL in the source E-Business Suite System prior to the data migration during cutover to ensure that the balances are equal.</w:t>
      </w:r>
    </w:p>
    <w:p w14:paraId="309ABBC1" w14:textId="77777777"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Standard Oracle E-Business Suite reports recommended for use in the reconciliation process are:</w:t>
      </w:r>
    </w:p>
    <w:p w14:paraId="3B219974" w14:textId="77777777"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w:t>
      </w:r>
      <w:r w:rsidRPr="00611454">
        <w:rPr>
          <w:rFonts w:asciiTheme="minorHAnsi" w:hAnsiTheme="minorHAnsi" w:cstheme="minorHAnsi"/>
          <w:color w:val="auto"/>
        </w:rPr>
        <w:tab/>
        <w:t>Transaction Detail reports</w:t>
      </w:r>
    </w:p>
    <w:p w14:paraId="1308D5C7" w14:textId="77777777"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w:t>
      </w:r>
      <w:r w:rsidRPr="00611454">
        <w:rPr>
          <w:rFonts w:asciiTheme="minorHAnsi" w:hAnsiTheme="minorHAnsi" w:cstheme="minorHAnsi"/>
          <w:color w:val="auto"/>
        </w:rPr>
        <w:tab/>
        <w:t>Third Party Account Balances Report (Customer)</w:t>
      </w:r>
    </w:p>
    <w:p w14:paraId="54FDF694" w14:textId="77777777" w:rsidR="00611454" w:rsidRPr="00611454" w:rsidRDefault="00611454" w:rsidP="00611454">
      <w:pPr>
        <w:pStyle w:val="Bodytextversion1"/>
        <w:spacing w:before="120" w:after="120"/>
        <w:rPr>
          <w:rFonts w:asciiTheme="minorHAnsi" w:hAnsiTheme="minorHAnsi" w:cstheme="minorHAnsi"/>
          <w:color w:val="auto"/>
        </w:rPr>
      </w:pPr>
      <w:r w:rsidRPr="00611454">
        <w:rPr>
          <w:rFonts w:asciiTheme="minorHAnsi" w:hAnsiTheme="minorHAnsi" w:cstheme="minorHAnsi"/>
          <w:color w:val="auto"/>
        </w:rPr>
        <w:t>•</w:t>
      </w:r>
      <w:r w:rsidRPr="00611454">
        <w:rPr>
          <w:rFonts w:asciiTheme="minorHAnsi" w:hAnsiTheme="minorHAnsi" w:cstheme="minorHAnsi"/>
          <w:color w:val="auto"/>
        </w:rPr>
        <w:tab/>
        <w:t>AR Aging reports</w:t>
      </w:r>
    </w:p>
    <w:p w14:paraId="157F9324" w14:textId="4BB13DDA" w:rsidR="00CB77DE" w:rsidRPr="008D6945" w:rsidRDefault="00CB77DE" w:rsidP="00607EFB">
      <w:pPr>
        <w:pStyle w:val="Bodytextversion1"/>
        <w:rPr>
          <w:rFonts w:asciiTheme="minorHAnsi" w:hAnsiTheme="minorHAnsi" w:cstheme="minorHAnsi"/>
          <w:color w:val="auto"/>
        </w:rPr>
      </w:pPr>
      <w:r w:rsidRPr="008D6945">
        <w:rPr>
          <w:rFonts w:asciiTheme="minorHAnsi" w:hAnsiTheme="minorHAnsi" w:cstheme="minorHAnsi"/>
          <w:color w:val="auto"/>
        </w:rPr>
        <w:t xml:space="preserve">These reports will be </w:t>
      </w:r>
      <w:r w:rsidR="00265896" w:rsidRPr="008D6945">
        <w:rPr>
          <w:rFonts w:asciiTheme="minorHAnsi" w:hAnsiTheme="minorHAnsi" w:cstheme="minorHAnsi"/>
          <w:color w:val="auto"/>
        </w:rPr>
        <w:t>used to compared against</w:t>
      </w:r>
      <w:r w:rsidRPr="008D6945">
        <w:rPr>
          <w:rFonts w:asciiTheme="minorHAnsi" w:hAnsiTheme="minorHAnsi" w:cstheme="minorHAnsi"/>
          <w:color w:val="auto"/>
        </w:rPr>
        <w:t xml:space="preserve"> the </w:t>
      </w:r>
      <w:r w:rsidR="00611454">
        <w:rPr>
          <w:rFonts w:asciiTheme="minorHAnsi" w:hAnsiTheme="minorHAnsi" w:cstheme="minorHAnsi"/>
          <w:color w:val="auto"/>
        </w:rPr>
        <w:t>AR Transaction</w:t>
      </w:r>
      <w:r w:rsidRPr="008D6945">
        <w:rPr>
          <w:rFonts w:asciiTheme="minorHAnsi" w:hAnsiTheme="minorHAnsi" w:cstheme="minorHAnsi"/>
          <w:color w:val="auto"/>
        </w:rPr>
        <w:t xml:space="preserve"> information in the source E-Business Suite syste</w:t>
      </w:r>
      <w:r w:rsidR="00265896" w:rsidRPr="008D6945">
        <w:rPr>
          <w:rFonts w:asciiTheme="minorHAnsi" w:hAnsiTheme="minorHAnsi" w:cstheme="minorHAnsi"/>
          <w:color w:val="auto"/>
        </w:rPr>
        <w:t>m. Any</w:t>
      </w:r>
      <w:r w:rsidRPr="008D6945">
        <w:rPr>
          <w:rFonts w:asciiTheme="minorHAnsi" w:hAnsiTheme="minorHAnsi" w:cstheme="minorHAnsi"/>
          <w:color w:val="auto"/>
        </w:rPr>
        <w:t xml:space="preserve"> differences</w:t>
      </w:r>
      <w:r w:rsidR="00265896" w:rsidRPr="008D6945">
        <w:rPr>
          <w:rFonts w:asciiTheme="minorHAnsi" w:hAnsiTheme="minorHAnsi" w:cstheme="minorHAnsi"/>
          <w:color w:val="auto"/>
        </w:rPr>
        <w:t xml:space="preserve"> or discrepancies found will </w:t>
      </w:r>
      <w:r w:rsidRPr="008D6945">
        <w:rPr>
          <w:rFonts w:asciiTheme="minorHAnsi" w:hAnsiTheme="minorHAnsi" w:cstheme="minorHAnsi"/>
          <w:color w:val="auto"/>
        </w:rPr>
        <w:t>be investigated and resolved</w:t>
      </w:r>
      <w:r w:rsidR="00265896" w:rsidRPr="008D6945">
        <w:rPr>
          <w:rFonts w:asciiTheme="minorHAnsi" w:hAnsiTheme="minorHAnsi" w:cstheme="minorHAnsi"/>
          <w:color w:val="auto"/>
        </w:rPr>
        <w:t xml:space="preserve"> in the target ERP Cloud system.</w:t>
      </w:r>
    </w:p>
    <w:p w14:paraId="07F5E352" w14:textId="51353812" w:rsidR="00801565" w:rsidRPr="008D6945" w:rsidRDefault="00265896" w:rsidP="00CB77DE">
      <w:pPr>
        <w:pStyle w:val="Heading2"/>
        <w:numPr>
          <w:ilvl w:val="0"/>
          <w:numId w:val="0"/>
        </w:numPr>
        <w:tabs>
          <w:tab w:val="left" w:pos="567"/>
        </w:tabs>
        <w:spacing w:before="240" w:after="200" w:line="240" w:lineRule="auto"/>
        <w:jc w:val="both"/>
        <w:rPr>
          <w:rFonts w:asciiTheme="minorHAnsi" w:hAnsiTheme="minorHAnsi" w:cstheme="minorHAnsi"/>
          <w:i w:val="0"/>
          <w:iCs/>
        </w:rPr>
      </w:pPr>
      <w:bookmarkStart w:id="53" w:name="_Toc66183668"/>
      <w:r w:rsidRPr="008D6945">
        <w:rPr>
          <w:rFonts w:asciiTheme="minorHAnsi" w:hAnsiTheme="minorHAnsi" w:cstheme="minorHAnsi"/>
          <w:i w:val="0"/>
          <w:iCs/>
        </w:rPr>
        <w:t>1.1</w:t>
      </w:r>
      <w:r w:rsidRPr="008D6945">
        <w:rPr>
          <w:rFonts w:asciiTheme="minorHAnsi" w:hAnsiTheme="minorHAnsi" w:cstheme="minorHAnsi"/>
          <w:i w:val="0"/>
          <w:iCs/>
        </w:rPr>
        <w:tab/>
      </w:r>
      <w:bookmarkEnd w:id="37"/>
      <w:bookmarkEnd w:id="38"/>
      <w:bookmarkEnd w:id="39"/>
      <w:r w:rsidR="003154C9" w:rsidRPr="008D6945">
        <w:rPr>
          <w:rFonts w:asciiTheme="minorHAnsi" w:hAnsiTheme="minorHAnsi" w:cstheme="minorHAnsi"/>
          <w:i w:val="0"/>
          <w:iCs/>
        </w:rPr>
        <w:t>Purpose</w:t>
      </w:r>
      <w:bookmarkEnd w:id="53"/>
    </w:p>
    <w:p w14:paraId="757F4F29" w14:textId="3B46BBEA" w:rsidR="003154C9" w:rsidRPr="008D6945" w:rsidRDefault="003154C9" w:rsidP="00B44382">
      <w:pPr>
        <w:pStyle w:val="Bodytextversion1"/>
        <w:spacing w:before="120" w:after="120"/>
        <w:rPr>
          <w:rFonts w:asciiTheme="minorHAnsi" w:hAnsiTheme="minorHAnsi" w:cstheme="minorHAnsi"/>
          <w:color w:val="auto"/>
        </w:rPr>
      </w:pPr>
      <w:bookmarkStart w:id="54" w:name="_Toc487011708"/>
      <w:bookmarkStart w:id="55" w:name="_Toc487701431"/>
      <w:bookmarkStart w:id="56" w:name="_Toc516221412"/>
      <w:r w:rsidRPr="008D6945">
        <w:rPr>
          <w:rFonts w:asciiTheme="minorHAnsi" w:hAnsiTheme="minorHAnsi" w:cstheme="minorHAnsi"/>
          <w:color w:val="auto"/>
        </w:rPr>
        <w:t xml:space="preserve">The </w:t>
      </w:r>
      <w:r w:rsidR="00B44382" w:rsidRPr="008D6945">
        <w:rPr>
          <w:rFonts w:asciiTheme="minorHAnsi" w:hAnsiTheme="minorHAnsi" w:cstheme="minorHAnsi"/>
          <w:color w:val="auto"/>
        </w:rPr>
        <w:t>Maximise</w:t>
      </w:r>
      <w:r w:rsidRPr="008D6945">
        <w:rPr>
          <w:rFonts w:asciiTheme="minorHAnsi" w:hAnsiTheme="minorHAnsi" w:cstheme="minorHAnsi"/>
          <w:color w:val="auto"/>
        </w:rPr>
        <w:t xml:space="preserve"> - CV.065 </w:t>
      </w:r>
      <w:r w:rsidR="00FD331C">
        <w:rPr>
          <w:rFonts w:asciiTheme="minorHAnsi" w:hAnsiTheme="minorHAnsi" w:cstheme="minorHAnsi"/>
          <w:color w:val="auto"/>
        </w:rPr>
        <w:t>FIN AR Transaction</w:t>
      </w:r>
      <w:r w:rsidRPr="008D6945">
        <w:rPr>
          <w:rFonts w:asciiTheme="minorHAnsi" w:hAnsiTheme="minorHAnsi" w:cstheme="minorHAnsi"/>
          <w:color w:val="auto"/>
        </w:rPr>
        <w:t xml:space="preserve"> Reconciliation document is used as follows:</w:t>
      </w:r>
    </w:p>
    <w:p w14:paraId="27DD7B29" w14:textId="77777777" w:rsidR="00FD331C" w:rsidRPr="00FD331C" w:rsidRDefault="00FD331C" w:rsidP="00FD331C">
      <w:pPr>
        <w:pStyle w:val="Bodytextversion1"/>
        <w:numPr>
          <w:ilvl w:val="0"/>
          <w:numId w:val="8"/>
        </w:numPr>
        <w:spacing w:before="120" w:after="120"/>
        <w:rPr>
          <w:rFonts w:asciiTheme="minorHAnsi" w:hAnsiTheme="minorHAnsi" w:cstheme="minorHAnsi"/>
          <w:color w:val="auto"/>
        </w:rPr>
      </w:pPr>
      <w:r w:rsidRPr="00FD331C">
        <w:rPr>
          <w:rFonts w:asciiTheme="minorHAnsi" w:hAnsiTheme="minorHAnsi" w:cstheme="minorHAnsi"/>
          <w:color w:val="auto"/>
        </w:rPr>
        <w:t>Describe the process for business audit and reconciliation of the AR Customer Invoices, Invoice Distributions, Sales Credits and Receipts created in Oracle Cloud.</w:t>
      </w:r>
    </w:p>
    <w:p w14:paraId="76CA8EA3" w14:textId="77777777" w:rsidR="00FD331C" w:rsidRPr="00FD331C" w:rsidRDefault="00FD331C" w:rsidP="00FD331C">
      <w:pPr>
        <w:pStyle w:val="Bodytextversion1"/>
        <w:numPr>
          <w:ilvl w:val="0"/>
          <w:numId w:val="8"/>
        </w:numPr>
        <w:spacing w:before="120" w:after="120"/>
        <w:rPr>
          <w:rFonts w:asciiTheme="minorHAnsi" w:hAnsiTheme="minorHAnsi" w:cstheme="minorHAnsi"/>
          <w:color w:val="auto"/>
        </w:rPr>
      </w:pPr>
      <w:r w:rsidRPr="00FD331C">
        <w:rPr>
          <w:rFonts w:asciiTheme="minorHAnsi" w:hAnsiTheme="minorHAnsi" w:cstheme="minorHAnsi"/>
          <w:color w:val="auto"/>
        </w:rPr>
        <w:t xml:space="preserve">Describe how the AR Transactions data to be reconciled will be extracted from Oracle Cloud into Excel and how the error details should be presented to the Migration team on completion of Business Reconciliation. </w:t>
      </w:r>
    </w:p>
    <w:p w14:paraId="53CEECA3" w14:textId="0CBC10F1" w:rsidR="00FD331C" w:rsidRPr="00FD331C" w:rsidRDefault="00FD331C" w:rsidP="00FD331C">
      <w:pPr>
        <w:pStyle w:val="Bodytextversion1"/>
        <w:numPr>
          <w:ilvl w:val="0"/>
          <w:numId w:val="8"/>
        </w:numPr>
        <w:spacing w:before="120" w:after="120"/>
        <w:rPr>
          <w:rFonts w:asciiTheme="minorHAnsi" w:hAnsiTheme="minorHAnsi" w:cstheme="minorHAnsi"/>
          <w:color w:val="auto"/>
        </w:rPr>
      </w:pPr>
      <w:r w:rsidRPr="00FD331C">
        <w:rPr>
          <w:rFonts w:asciiTheme="minorHAnsi" w:hAnsiTheme="minorHAnsi" w:cstheme="minorHAnsi"/>
          <w:color w:val="auto"/>
        </w:rPr>
        <w:t>To record any issues found at a technical level, ensuring that all the data within source, data migration and transform are accounted for and at a functional level, ensuring that all key business metrics remain unchanged pre</w:t>
      </w:r>
      <w:r>
        <w:rPr>
          <w:rFonts w:asciiTheme="minorHAnsi" w:hAnsiTheme="minorHAnsi" w:cstheme="minorHAnsi"/>
          <w:color w:val="auto"/>
        </w:rPr>
        <w:t>,</w:t>
      </w:r>
      <w:r w:rsidRPr="00FD331C">
        <w:rPr>
          <w:rFonts w:asciiTheme="minorHAnsi" w:hAnsiTheme="minorHAnsi" w:cstheme="minorHAnsi"/>
          <w:color w:val="auto"/>
        </w:rPr>
        <w:t xml:space="preserve"> and post</w:t>
      </w:r>
      <w:r>
        <w:rPr>
          <w:rFonts w:asciiTheme="minorHAnsi" w:hAnsiTheme="minorHAnsi" w:cstheme="minorHAnsi"/>
          <w:color w:val="auto"/>
        </w:rPr>
        <w:t>-</w:t>
      </w:r>
      <w:r w:rsidRPr="00FD331C">
        <w:rPr>
          <w:rFonts w:asciiTheme="minorHAnsi" w:hAnsiTheme="minorHAnsi" w:cstheme="minorHAnsi"/>
          <w:color w:val="auto"/>
        </w:rPr>
        <w:t>migration and how these will be corrected well in advance of system Go-Live.</w:t>
      </w:r>
    </w:p>
    <w:bookmarkEnd w:id="35"/>
    <w:bookmarkEnd w:id="36"/>
    <w:bookmarkEnd w:id="54"/>
    <w:bookmarkEnd w:id="55"/>
    <w:bookmarkEnd w:id="56"/>
    <w:p w14:paraId="64B91DFB" w14:textId="77777777" w:rsidR="00BB3530" w:rsidRPr="008D6945" w:rsidRDefault="00BB3530" w:rsidP="00801565">
      <w:pPr>
        <w:pStyle w:val="AppendixHeading"/>
        <w:jc w:val="both"/>
        <w:rPr>
          <w:rFonts w:asciiTheme="minorHAnsi" w:hAnsiTheme="minorHAnsi" w:cstheme="minorHAnsi"/>
          <w:i w:val="0"/>
          <w:lang w:val="en-GB"/>
        </w:rPr>
      </w:pPr>
    </w:p>
    <w:p w14:paraId="5F181D78" w14:textId="77777777" w:rsidR="00BB3530" w:rsidRPr="008D6945" w:rsidRDefault="00BB3530" w:rsidP="00801565">
      <w:pPr>
        <w:pStyle w:val="AppendixHeading"/>
        <w:jc w:val="both"/>
        <w:rPr>
          <w:rFonts w:asciiTheme="majorHAnsi" w:hAnsiTheme="majorHAnsi"/>
          <w:i w:val="0"/>
          <w:lang w:val="en-GB"/>
        </w:rPr>
      </w:pPr>
    </w:p>
    <w:p w14:paraId="23B3D515" w14:textId="77777777" w:rsidR="00BB3530" w:rsidRPr="008D6945" w:rsidRDefault="00BB3530" w:rsidP="00801565">
      <w:pPr>
        <w:pStyle w:val="AppendixHeading"/>
        <w:jc w:val="both"/>
        <w:rPr>
          <w:rFonts w:asciiTheme="majorHAnsi" w:hAnsiTheme="majorHAnsi"/>
          <w:i w:val="0"/>
          <w:lang w:val="en-GB"/>
        </w:rPr>
      </w:pPr>
    </w:p>
    <w:p w14:paraId="06B1B37A" w14:textId="77777777" w:rsidR="00BB3530" w:rsidRPr="008D6945" w:rsidRDefault="00BB3530" w:rsidP="00801565">
      <w:pPr>
        <w:pStyle w:val="AppendixHeading"/>
        <w:jc w:val="both"/>
        <w:rPr>
          <w:rFonts w:asciiTheme="majorHAnsi" w:hAnsiTheme="majorHAnsi"/>
          <w:i w:val="0"/>
          <w:lang w:val="en-GB"/>
        </w:rPr>
      </w:pPr>
    </w:p>
    <w:p w14:paraId="0F2FD437" w14:textId="77777777" w:rsidR="00BB3530" w:rsidRPr="008D6945" w:rsidRDefault="00BB3530" w:rsidP="00801565">
      <w:pPr>
        <w:pStyle w:val="AppendixHeading"/>
        <w:jc w:val="both"/>
        <w:rPr>
          <w:rFonts w:asciiTheme="majorHAnsi" w:hAnsiTheme="majorHAnsi"/>
          <w:i w:val="0"/>
          <w:lang w:val="en-GB"/>
        </w:rPr>
      </w:pPr>
    </w:p>
    <w:p w14:paraId="75CAD896" w14:textId="77777777" w:rsidR="00BB3530" w:rsidRPr="008D6945" w:rsidRDefault="00BB3530" w:rsidP="00801565">
      <w:pPr>
        <w:pStyle w:val="AppendixHeading"/>
        <w:jc w:val="both"/>
        <w:rPr>
          <w:rFonts w:asciiTheme="majorHAnsi" w:hAnsiTheme="majorHAnsi"/>
          <w:i w:val="0"/>
          <w:lang w:val="en-GB"/>
        </w:rPr>
      </w:pPr>
    </w:p>
    <w:p w14:paraId="1FF6B305" w14:textId="77777777" w:rsidR="00BB3530" w:rsidRPr="008D6945" w:rsidRDefault="00BB3530" w:rsidP="00801565">
      <w:pPr>
        <w:pStyle w:val="AppendixHeading"/>
        <w:jc w:val="both"/>
        <w:rPr>
          <w:rFonts w:asciiTheme="majorHAnsi" w:hAnsiTheme="majorHAnsi"/>
          <w:i w:val="0"/>
          <w:lang w:val="en-GB"/>
        </w:rPr>
      </w:pPr>
    </w:p>
    <w:p w14:paraId="35C6D958" w14:textId="77777777" w:rsidR="00BB3530" w:rsidRPr="008D6945" w:rsidRDefault="00BB3530" w:rsidP="00801565">
      <w:pPr>
        <w:pStyle w:val="AppendixHeading"/>
        <w:jc w:val="both"/>
        <w:rPr>
          <w:rFonts w:asciiTheme="majorHAnsi" w:hAnsiTheme="majorHAnsi"/>
          <w:i w:val="0"/>
          <w:lang w:val="en-GB"/>
        </w:rPr>
      </w:pPr>
    </w:p>
    <w:p w14:paraId="3EEAC145" w14:textId="77777777" w:rsidR="00BB3530" w:rsidRPr="008D6945" w:rsidRDefault="00BB3530" w:rsidP="00801565">
      <w:pPr>
        <w:pStyle w:val="AppendixHeading"/>
        <w:jc w:val="both"/>
        <w:rPr>
          <w:rFonts w:asciiTheme="majorHAnsi" w:hAnsiTheme="majorHAnsi"/>
          <w:i w:val="0"/>
          <w:lang w:val="en-GB"/>
        </w:rPr>
      </w:pPr>
    </w:p>
    <w:p w14:paraId="1779A6C0" w14:textId="77777777" w:rsidR="00BB3530" w:rsidRPr="008D6945" w:rsidRDefault="00BB3530" w:rsidP="00801565">
      <w:pPr>
        <w:pStyle w:val="AppendixHeading"/>
        <w:jc w:val="both"/>
        <w:rPr>
          <w:rFonts w:asciiTheme="majorHAnsi" w:hAnsiTheme="majorHAnsi"/>
          <w:i w:val="0"/>
          <w:lang w:val="en-GB"/>
        </w:rPr>
      </w:pPr>
    </w:p>
    <w:p w14:paraId="3D835BD3" w14:textId="77777777" w:rsidR="00BB3530" w:rsidRPr="008D6945" w:rsidRDefault="00BB3530" w:rsidP="00801565">
      <w:pPr>
        <w:pStyle w:val="AppendixHeading"/>
        <w:jc w:val="both"/>
        <w:rPr>
          <w:rFonts w:asciiTheme="majorHAnsi" w:hAnsiTheme="majorHAnsi"/>
          <w:i w:val="0"/>
          <w:lang w:val="en-GB"/>
        </w:rPr>
      </w:pPr>
    </w:p>
    <w:p w14:paraId="3CAB5E00" w14:textId="77777777" w:rsidR="00BB3530" w:rsidRPr="008D6945" w:rsidRDefault="00BB3530" w:rsidP="00801565">
      <w:pPr>
        <w:pStyle w:val="AppendixHeading"/>
        <w:jc w:val="both"/>
        <w:rPr>
          <w:rFonts w:asciiTheme="majorHAnsi" w:hAnsiTheme="majorHAnsi"/>
          <w:i w:val="0"/>
          <w:lang w:val="en-GB"/>
        </w:rPr>
      </w:pPr>
    </w:p>
    <w:p w14:paraId="212B9F54" w14:textId="77777777" w:rsidR="00BB3530" w:rsidRPr="008D6945" w:rsidRDefault="00BB3530" w:rsidP="00801565">
      <w:pPr>
        <w:pStyle w:val="AppendixHeading"/>
        <w:jc w:val="both"/>
        <w:rPr>
          <w:rFonts w:asciiTheme="majorHAnsi" w:hAnsiTheme="majorHAnsi"/>
          <w:i w:val="0"/>
          <w:lang w:val="en-GB"/>
        </w:rPr>
      </w:pPr>
    </w:p>
    <w:p w14:paraId="198CC7E4" w14:textId="77777777" w:rsidR="00BB3530" w:rsidRPr="008D6945" w:rsidRDefault="00BB3530" w:rsidP="00801565">
      <w:pPr>
        <w:pStyle w:val="AppendixHeading"/>
        <w:jc w:val="both"/>
        <w:rPr>
          <w:rFonts w:asciiTheme="majorHAnsi" w:hAnsiTheme="majorHAnsi"/>
          <w:i w:val="0"/>
          <w:lang w:val="en-GB"/>
        </w:rPr>
      </w:pPr>
    </w:p>
    <w:p w14:paraId="6804E151" w14:textId="77777777" w:rsidR="00BB3530" w:rsidRPr="008D6945" w:rsidRDefault="00BB3530" w:rsidP="00801565">
      <w:pPr>
        <w:pStyle w:val="AppendixHeading"/>
        <w:jc w:val="both"/>
        <w:rPr>
          <w:rFonts w:asciiTheme="majorHAnsi" w:hAnsiTheme="majorHAnsi"/>
          <w:i w:val="0"/>
          <w:lang w:val="en-GB"/>
        </w:rPr>
      </w:pPr>
    </w:p>
    <w:p w14:paraId="076F4CFA" w14:textId="121E084C" w:rsidR="00AE0FC2" w:rsidRPr="008D6945" w:rsidRDefault="00AE0FC2" w:rsidP="00AE0FC2">
      <w:pPr>
        <w:pStyle w:val="Heading1"/>
        <w:numPr>
          <w:ilvl w:val="0"/>
          <w:numId w:val="6"/>
        </w:numPr>
        <w:tabs>
          <w:tab w:val="left" w:pos="567"/>
        </w:tabs>
        <w:spacing w:after="240" w:line="240" w:lineRule="auto"/>
        <w:jc w:val="both"/>
        <w:rPr>
          <w:rFonts w:asciiTheme="minorHAnsi" w:hAnsiTheme="minorHAnsi" w:cstheme="minorHAnsi"/>
        </w:rPr>
      </w:pPr>
      <w:bookmarkStart w:id="57" w:name="_Toc66183669"/>
      <w:r w:rsidRPr="008D6945">
        <w:rPr>
          <w:rFonts w:asciiTheme="minorHAnsi" w:hAnsiTheme="minorHAnsi" w:cstheme="minorHAnsi"/>
        </w:rPr>
        <w:t>Unit Testing</w:t>
      </w:r>
      <w:bookmarkEnd w:id="57"/>
    </w:p>
    <w:p w14:paraId="2530FFD6" w14:textId="65A0E9E3"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approach taken to unit testing the </w:t>
      </w:r>
      <w:r w:rsidR="00C0055F" w:rsidRPr="008D6945">
        <w:rPr>
          <w:rFonts w:asciiTheme="minorHAnsi" w:hAnsiTheme="minorHAnsi" w:cstheme="minorHAnsi"/>
          <w:color w:val="auto"/>
        </w:rPr>
        <w:t>E</w:t>
      </w:r>
      <w:r w:rsidRPr="008D6945">
        <w:rPr>
          <w:rFonts w:asciiTheme="minorHAnsi" w:hAnsiTheme="minorHAnsi" w:cstheme="minorHAnsi"/>
          <w:color w:val="auto"/>
        </w:rPr>
        <w:t xml:space="preserve">xtract, </w:t>
      </w:r>
      <w:r w:rsidR="00C0055F" w:rsidRPr="008D6945">
        <w:rPr>
          <w:rFonts w:asciiTheme="minorHAnsi" w:hAnsiTheme="minorHAnsi" w:cstheme="minorHAnsi"/>
          <w:color w:val="auto"/>
        </w:rPr>
        <w:t>T</w:t>
      </w:r>
      <w:r w:rsidRPr="008D6945">
        <w:rPr>
          <w:rFonts w:asciiTheme="minorHAnsi" w:hAnsiTheme="minorHAnsi" w:cstheme="minorHAnsi"/>
          <w:color w:val="auto"/>
        </w:rPr>
        <w:t xml:space="preserve">ransform and </w:t>
      </w:r>
      <w:r w:rsidR="00C0055F" w:rsidRPr="008D6945">
        <w:rPr>
          <w:rFonts w:asciiTheme="minorHAnsi" w:hAnsiTheme="minorHAnsi" w:cstheme="minorHAnsi"/>
          <w:color w:val="auto"/>
        </w:rPr>
        <w:t>L</w:t>
      </w:r>
      <w:r w:rsidRPr="008D6945">
        <w:rPr>
          <w:rFonts w:asciiTheme="minorHAnsi" w:hAnsiTheme="minorHAnsi" w:cstheme="minorHAnsi"/>
          <w:color w:val="auto"/>
        </w:rPr>
        <w:t xml:space="preserve">oad (ETL) routines is as follows: </w:t>
      </w:r>
    </w:p>
    <w:p w14:paraId="425936B6" w14:textId="77777777"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Unit Testing process seeks to identify coding/mapping defects and verify the data loaded. </w:t>
      </w:r>
    </w:p>
    <w:p w14:paraId="7F02CE8F" w14:textId="77E34C10"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The test case(s) will test every path through the code and mapping and will also include error conditions to be certain that the individual components are working correctly.</w:t>
      </w:r>
    </w:p>
    <w:p w14:paraId="73FED359" w14:textId="4439F899" w:rsidR="00AE0FC2" w:rsidRPr="008D6945" w:rsidRDefault="00AE0FC2" w:rsidP="00685BA2">
      <w:pPr>
        <w:pStyle w:val="Bodytextversion1"/>
        <w:numPr>
          <w:ilvl w:val="0"/>
          <w:numId w:val="10"/>
        </w:numPr>
        <w:spacing w:before="120" w:after="120"/>
        <w:rPr>
          <w:rFonts w:asciiTheme="minorHAnsi" w:hAnsiTheme="minorHAnsi" w:cstheme="minorHAnsi"/>
          <w:color w:val="auto"/>
        </w:rPr>
      </w:pPr>
      <w:r w:rsidRPr="008D6945">
        <w:rPr>
          <w:rFonts w:asciiTheme="minorHAnsi" w:hAnsiTheme="minorHAnsi" w:cstheme="minorHAnsi"/>
          <w:color w:val="auto"/>
        </w:rPr>
        <w:t xml:space="preserve">The tests are carried out within a development environment and makes no pretence of being a fully comprehensive check.  </w:t>
      </w:r>
    </w:p>
    <w:p w14:paraId="11FEE170" w14:textId="77777777"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Any defects identified are resolved as soon as they are detected.</w:t>
      </w:r>
    </w:p>
    <w:p w14:paraId="7A1B52EF" w14:textId="13A0EC3E" w:rsidR="00AE0FC2" w:rsidRPr="008D6945" w:rsidRDefault="00AE0FC2" w:rsidP="00AE0FC2">
      <w:pPr>
        <w:pStyle w:val="Bodytextversion1"/>
        <w:spacing w:before="120" w:after="120"/>
        <w:rPr>
          <w:rFonts w:asciiTheme="minorHAnsi" w:hAnsiTheme="minorHAnsi" w:cstheme="minorHAnsi"/>
          <w:color w:val="auto"/>
        </w:rPr>
      </w:pPr>
      <w:r w:rsidRPr="008D6945">
        <w:rPr>
          <w:rFonts w:asciiTheme="minorHAnsi" w:hAnsiTheme="minorHAnsi" w:cstheme="minorHAnsi"/>
          <w:color w:val="auto"/>
        </w:rPr>
        <w:t xml:space="preserve">The attached </w:t>
      </w:r>
      <w:r w:rsidR="00C0055F" w:rsidRPr="008D6945">
        <w:rPr>
          <w:rFonts w:asciiTheme="minorHAnsi" w:hAnsiTheme="minorHAnsi" w:cstheme="minorHAnsi"/>
          <w:color w:val="auto"/>
        </w:rPr>
        <w:t>‘Maximise</w:t>
      </w:r>
      <w:r w:rsidRPr="008D6945">
        <w:rPr>
          <w:rFonts w:asciiTheme="minorHAnsi" w:hAnsiTheme="minorHAnsi" w:cstheme="minorHAnsi"/>
          <w:color w:val="auto"/>
        </w:rPr>
        <w:t xml:space="preserve"> - </w:t>
      </w:r>
      <w:r w:rsidR="00045DD5" w:rsidRPr="00045DD5">
        <w:rPr>
          <w:rFonts w:asciiTheme="minorHAnsi" w:hAnsiTheme="minorHAnsi" w:cstheme="minorHAnsi"/>
          <w:color w:val="auto"/>
        </w:rPr>
        <w:t xml:space="preserve">TE.020 FIN </w:t>
      </w:r>
      <w:r w:rsidR="00017AD9" w:rsidRPr="00017AD9">
        <w:rPr>
          <w:rFonts w:asciiTheme="minorHAnsi" w:hAnsiTheme="minorHAnsi" w:cstheme="minorHAnsi"/>
          <w:color w:val="auto"/>
        </w:rPr>
        <w:t xml:space="preserve">AR Transactions Draft </w:t>
      </w:r>
      <w:r w:rsidRPr="008D6945">
        <w:rPr>
          <w:rFonts w:asciiTheme="minorHAnsi" w:hAnsiTheme="minorHAnsi" w:cstheme="minorHAnsi"/>
          <w:color w:val="auto"/>
        </w:rPr>
        <w:t xml:space="preserve">file covers, Test cases, Test Types, Test Actions, Test Data, Expected Results and Actual Results. </w:t>
      </w:r>
    </w:p>
    <w:p w14:paraId="1199B3A0" w14:textId="1CDCB78E" w:rsidR="00BB3530" w:rsidRPr="008D6945" w:rsidRDefault="00BB3530" w:rsidP="00801565">
      <w:pPr>
        <w:pStyle w:val="AppendixHeading"/>
        <w:jc w:val="both"/>
        <w:rPr>
          <w:rFonts w:asciiTheme="majorHAnsi" w:hAnsiTheme="majorHAnsi"/>
          <w:i w:val="0"/>
          <w:lang w:val="en-GB"/>
        </w:rPr>
      </w:pPr>
    </w:p>
    <w:p w14:paraId="0BB272BC" w14:textId="6C119EF2" w:rsidR="00BB3530" w:rsidRPr="008D6945" w:rsidRDefault="00FA3AE1" w:rsidP="00801565">
      <w:pPr>
        <w:pStyle w:val="AppendixHeading"/>
        <w:jc w:val="both"/>
        <w:rPr>
          <w:rFonts w:asciiTheme="majorHAnsi" w:hAnsiTheme="majorHAnsi"/>
          <w:i w:val="0"/>
          <w:lang w:val="en-GB"/>
        </w:rPr>
      </w:pPr>
      <w:r>
        <w:object w:dxaOrig="1522" w:dyaOrig="991" w14:anchorId="7B0B88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681794334" r:id="rId22"/>
        </w:object>
      </w:r>
      <w:commentRangeStart w:id="58"/>
      <w:del w:id="59" w:author="Harry Kochhar" w:date="2021-03-03T11:47:00Z">
        <w:r w:rsidR="001B4948" w:rsidDel="001B4948">
          <w:delText>￼</w:delText>
        </w:r>
      </w:del>
      <w:commentRangeStart w:id="60"/>
      <w:commentRangeStart w:id="61"/>
      <w:commentRangeEnd w:id="60"/>
      <w:r w:rsidR="001B4948">
        <w:rPr>
          <w:rStyle w:val="CommentReference"/>
          <w:rFonts w:ascii="Times New Roman" w:eastAsia="Times New Roman" w:hAnsi="Times New Roman"/>
          <w:i w:val="0"/>
          <w:color w:val="auto"/>
          <w:lang w:val="en-GB" w:eastAsia="en-GB"/>
        </w:rPr>
        <w:commentReference w:id="60"/>
      </w:r>
      <w:commentRangeEnd w:id="61"/>
      <w:r w:rsidR="00FA2DC4">
        <w:rPr>
          <w:rStyle w:val="CommentReference"/>
          <w:rFonts w:ascii="Times New Roman" w:eastAsia="Times New Roman" w:hAnsi="Times New Roman"/>
          <w:i w:val="0"/>
          <w:color w:val="auto"/>
          <w:lang w:val="en-GB" w:eastAsia="en-GB"/>
        </w:rPr>
        <w:commentReference w:id="61"/>
      </w:r>
      <w:commentRangeEnd w:id="58"/>
      <w:r w:rsidR="001B4948">
        <w:rPr>
          <w:rStyle w:val="CommentReference"/>
        </w:rPr>
        <w:commentReference w:id="58"/>
      </w:r>
    </w:p>
    <w:p w14:paraId="049F8B66" w14:textId="77777777" w:rsidR="00BB3530" w:rsidRPr="008D6945" w:rsidRDefault="00BB3530" w:rsidP="00801565">
      <w:pPr>
        <w:pStyle w:val="AppendixHeading"/>
        <w:jc w:val="both"/>
        <w:rPr>
          <w:rFonts w:asciiTheme="majorHAnsi" w:hAnsiTheme="majorHAnsi"/>
          <w:i w:val="0"/>
          <w:lang w:val="en-GB"/>
        </w:rPr>
      </w:pPr>
    </w:p>
    <w:p w14:paraId="3D460EAE" w14:textId="77777777" w:rsidR="00BB3530" w:rsidRPr="008D6945" w:rsidRDefault="00BB3530" w:rsidP="00801565">
      <w:pPr>
        <w:pStyle w:val="AppendixHeading"/>
        <w:jc w:val="both"/>
        <w:rPr>
          <w:rFonts w:asciiTheme="majorHAnsi" w:hAnsiTheme="majorHAnsi"/>
          <w:i w:val="0"/>
          <w:lang w:val="en-GB"/>
        </w:rPr>
      </w:pPr>
    </w:p>
    <w:p w14:paraId="04FFE3AD" w14:textId="77777777" w:rsidR="00BB3530" w:rsidRPr="008D6945" w:rsidRDefault="00BB3530" w:rsidP="00801565">
      <w:pPr>
        <w:pStyle w:val="AppendixHeading"/>
        <w:jc w:val="both"/>
        <w:rPr>
          <w:rFonts w:asciiTheme="majorHAnsi" w:hAnsiTheme="majorHAnsi"/>
          <w:i w:val="0"/>
          <w:lang w:val="en-GB"/>
        </w:rPr>
      </w:pPr>
    </w:p>
    <w:p w14:paraId="679865E0" w14:textId="77777777" w:rsidR="00BB3530" w:rsidRPr="008D6945" w:rsidRDefault="00BB3530" w:rsidP="00801565">
      <w:pPr>
        <w:pStyle w:val="AppendixHeading"/>
        <w:jc w:val="both"/>
        <w:rPr>
          <w:rFonts w:asciiTheme="majorHAnsi" w:hAnsiTheme="majorHAnsi"/>
          <w:i w:val="0"/>
          <w:lang w:val="en-GB"/>
        </w:rPr>
      </w:pPr>
    </w:p>
    <w:p w14:paraId="15F79A08" w14:textId="77777777" w:rsidR="00BB3530" w:rsidRPr="008D6945" w:rsidRDefault="00BB3530" w:rsidP="00801565">
      <w:pPr>
        <w:pStyle w:val="AppendixHeading"/>
        <w:jc w:val="both"/>
        <w:rPr>
          <w:rFonts w:asciiTheme="majorHAnsi" w:hAnsiTheme="majorHAnsi"/>
          <w:i w:val="0"/>
          <w:lang w:val="en-GB"/>
        </w:rPr>
      </w:pPr>
    </w:p>
    <w:p w14:paraId="71BC3564" w14:textId="77777777" w:rsidR="00BB3530" w:rsidRPr="008D6945" w:rsidRDefault="00BB3530" w:rsidP="00801565">
      <w:pPr>
        <w:pStyle w:val="AppendixHeading"/>
        <w:jc w:val="both"/>
        <w:rPr>
          <w:rFonts w:asciiTheme="majorHAnsi" w:hAnsiTheme="majorHAnsi"/>
          <w:i w:val="0"/>
          <w:lang w:val="en-GB"/>
        </w:rPr>
      </w:pPr>
    </w:p>
    <w:p w14:paraId="65416BAC" w14:textId="77777777" w:rsidR="00BB3530" w:rsidRPr="008D6945" w:rsidRDefault="00BB3530" w:rsidP="00801565">
      <w:pPr>
        <w:pStyle w:val="AppendixHeading"/>
        <w:jc w:val="both"/>
        <w:rPr>
          <w:rFonts w:asciiTheme="majorHAnsi" w:hAnsiTheme="majorHAnsi"/>
          <w:i w:val="0"/>
          <w:lang w:val="en-GB"/>
        </w:rPr>
      </w:pPr>
    </w:p>
    <w:p w14:paraId="559680D0" w14:textId="77777777" w:rsidR="00BB3530" w:rsidRPr="008D6945" w:rsidRDefault="00BB3530" w:rsidP="00801565">
      <w:pPr>
        <w:pStyle w:val="AppendixHeading"/>
        <w:jc w:val="both"/>
        <w:rPr>
          <w:rFonts w:asciiTheme="majorHAnsi" w:hAnsiTheme="majorHAnsi"/>
          <w:i w:val="0"/>
          <w:lang w:val="en-GB"/>
        </w:rPr>
      </w:pPr>
    </w:p>
    <w:p w14:paraId="564B4682" w14:textId="77777777" w:rsidR="00BB3530" w:rsidRPr="008D6945" w:rsidRDefault="00BB3530" w:rsidP="00801565">
      <w:pPr>
        <w:pStyle w:val="AppendixHeading"/>
        <w:jc w:val="both"/>
        <w:rPr>
          <w:rFonts w:asciiTheme="majorHAnsi" w:hAnsiTheme="majorHAnsi"/>
          <w:i w:val="0"/>
          <w:lang w:val="en-GB"/>
        </w:rPr>
      </w:pPr>
    </w:p>
    <w:p w14:paraId="4EFAE2F2" w14:textId="77777777" w:rsidR="00BB3530" w:rsidRPr="008D6945" w:rsidRDefault="00BB3530" w:rsidP="00801565">
      <w:pPr>
        <w:pStyle w:val="AppendixHeading"/>
        <w:jc w:val="both"/>
        <w:rPr>
          <w:rFonts w:asciiTheme="majorHAnsi" w:hAnsiTheme="majorHAnsi"/>
          <w:i w:val="0"/>
          <w:lang w:val="en-GB"/>
        </w:rPr>
      </w:pPr>
    </w:p>
    <w:p w14:paraId="1E672CD5" w14:textId="77777777" w:rsidR="00BB3530" w:rsidRPr="008D6945" w:rsidRDefault="00BB3530" w:rsidP="00801565">
      <w:pPr>
        <w:pStyle w:val="AppendixHeading"/>
        <w:jc w:val="both"/>
        <w:rPr>
          <w:rFonts w:asciiTheme="majorHAnsi" w:hAnsiTheme="majorHAnsi"/>
          <w:i w:val="0"/>
          <w:lang w:val="en-GB"/>
        </w:rPr>
      </w:pPr>
    </w:p>
    <w:p w14:paraId="7C008AF0" w14:textId="77777777" w:rsidR="00BB3530" w:rsidRPr="008D6945" w:rsidRDefault="00BB3530" w:rsidP="00801565">
      <w:pPr>
        <w:pStyle w:val="AppendixHeading"/>
        <w:jc w:val="both"/>
        <w:rPr>
          <w:rFonts w:asciiTheme="majorHAnsi" w:hAnsiTheme="majorHAnsi"/>
          <w:i w:val="0"/>
          <w:lang w:val="en-GB"/>
        </w:rPr>
      </w:pPr>
    </w:p>
    <w:p w14:paraId="3B04C43A" w14:textId="77777777" w:rsidR="00C0055F" w:rsidRPr="008D6945" w:rsidRDefault="00C0055F">
      <w:pPr>
        <w:spacing w:after="0" w:line="240" w:lineRule="auto"/>
        <w:rPr>
          <w:rFonts w:asciiTheme="majorHAnsi" w:eastAsia="Calibri" w:hAnsiTheme="majorHAnsi"/>
          <w:b/>
          <w:bCs/>
          <w:color w:val="00B6B5" w:themeColor="accent2"/>
          <w:sz w:val="28"/>
          <w:szCs w:val="32"/>
        </w:rPr>
      </w:pPr>
      <w:r w:rsidRPr="008D6945">
        <w:rPr>
          <w:rFonts w:asciiTheme="majorHAnsi" w:hAnsiTheme="majorHAnsi"/>
          <w:b/>
          <w:bCs/>
          <w:i/>
          <w:color w:val="00B6B5" w:themeColor="accent2"/>
          <w:sz w:val="28"/>
          <w:szCs w:val="32"/>
        </w:rPr>
        <w:br w:type="page"/>
      </w:r>
    </w:p>
    <w:p w14:paraId="7261852E" w14:textId="77777777" w:rsidR="0044562C" w:rsidRPr="008D6945" w:rsidRDefault="0044562C" w:rsidP="0044562C">
      <w:pPr>
        <w:pStyle w:val="Heading1"/>
        <w:numPr>
          <w:ilvl w:val="0"/>
          <w:numId w:val="6"/>
        </w:numPr>
        <w:tabs>
          <w:tab w:val="left" w:pos="567"/>
        </w:tabs>
        <w:spacing w:after="240" w:line="240" w:lineRule="auto"/>
        <w:jc w:val="both"/>
        <w:rPr>
          <w:rFonts w:asciiTheme="minorHAnsi" w:hAnsiTheme="minorHAnsi" w:cstheme="minorHAnsi"/>
        </w:rPr>
      </w:pPr>
      <w:bookmarkStart w:id="62" w:name="_Toc66183670"/>
      <w:r w:rsidRPr="008D6945">
        <w:rPr>
          <w:rFonts w:asciiTheme="minorHAnsi" w:hAnsiTheme="minorHAnsi" w:cstheme="minorHAnsi"/>
        </w:rPr>
        <w:lastRenderedPageBreak/>
        <w:t xml:space="preserve">Unit Testing Extraction and Transformation of </w:t>
      </w:r>
      <w:r>
        <w:rPr>
          <w:rFonts w:asciiTheme="minorHAnsi" w:hAnsiTheme="minorHAnsi" w:cstheme="minorHAnsi"/>
        </w:rPr>
        <w:t>AR Transactions</w:t>
      </w:r>
      <w:r w:rsidRPr="008D6945">
        <w:rPr>
          <w:rFonts w:asciiTheme="minorHAnsi" w:hAnsiTheme="minorHAnsi" w:cstheme="minorHAnsi"/>
        </w:rPr>
        <w:t xml:space="preserve"> Data</w:t>
      </w:r>
      <w:bookmarkEnd w:id="62"/>
    </w:p>
    <w:p w14:paraId="1D99868F" w14:textId="77777777" w:rsidR="00D163AF" w:rsidRDefault="00D163AF" w:rsidP="00D163AF">
      <w:pPr>
        <w:pStyle w:val="BodyText"/>
        <w:numPr>
          <w:ilvl w:val="0"/>
          <w:numId w:val="30"/>
        </w:numPr>
        <w:jc w:val="both"/>
        <w:rPr>
          <w:rFonts w:asciiTheme="minorHAnsi" w:hAnsiTheme="minorHAnsi" w:cstheme="minorHAnsi"/>
          <w:sz w:val="22"/>
          <w:szCs w:val="22"/>
        </w:rPr>
      </w:pPr>
      <w:r>
        <w:rPr>
          <w:rFonts w:asciiTheme="minorHAnsi" w:hAnsiTheme="minorHAnsi" w:cstheme="minorHAnsi"/>
          <w:sz w:val="22"/>
          <w:szCs w:val="22"/>
        </w:rPr>
        <w:t xml:space="preserve">Maximise Extract Procedures (_STG) extract raw customer data to populate relevant extract staging tables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XXMX_??????_STG).  No data transformation or enrichment is performed during this stage.</w:t>
      </w:r>
    </w:p>
    <w:p w14:paraId="25CBCC6E" w14:textId="77777777" w:rsidR="00D163AF" w:rsidRDefault="00D163AF" w:rsidP="00D163AF">
      <w:pPr>
        <w:pStyle w:val="BodyText"/>
        <w:numPr>
          <w:ilvl w:val="0"/>
          <w:numId w:val="30"/>
        </w:numPr>
        <w:jc w:val="both"/>
        <w:rPr>
          <w:rFonts w:asciiTheme="minorHAnsi" w:hAnsiTheme="minorHAnsi" w:cstheme="minorHAnsi"/>
          <w:sz w:val="22"/>
          <w:szCs w:val="22"/>
        </w:rPr>
      </w:pPr>
      <w:r>
        <w:rPr>
          <w:rFonts w:asciiTheme="minorHAnsi" w:hAnsiTheme="minorHAnsi" w:cstheme="minorHAnsi"/>
          <w:sz w:val="22"/>
          <w:szCs w:val="22"/>
        </w:rPr>
        <w:t>OIC Transformation flows / PLSQL Transformation Procedures (_XFM) read the raw data from the STG table and copy it to the relevant Transformed Data table (</w:t>
      </w:r>
      <w:proofErr w:type="gramStart"/>
      <w:r>
        <w:rPr>
          <w:rFonts w:asciiTheme="minorHAnsi" w:hAnsiTheme="minorHAnsi" w:cstheme="minorHAnsi"/>
          <w:sz w:val="22"/>
          <w:szCs w:val="22"/>
        </w:rPr>
        <w:t>e.g.</w:t>
      </w:r>
      <w:proofErr w:type="gramEnd"/>
      <w:r>
        <w:rPr>
          <w:rFonts w:asciiTheme="minorHAnsi" w:hAnsiTheme="minorHAnsi" w:cstheme="minorHAnsi"/>
          <w:sz w:val="22"/>
          <w:szCs w:val="22"/>
        </w:rPr>
        <w:t xml:space="preserve"> XXMX_??????_XFM). The data is not transformed during the move. This happens as a series of updates on the XFM table after it has been populated with the raw data from the STG table.</w:t>
      </w:r>
    </w:p>
    <w:p w14:paraId="166E5F72" w14:textId="77777777" w:rsidR="00D163AF" w:rsidRDefault="00D163AF" w:rsidP="00D163AF">
      <w:pPr>
        <w:pStyle w:val="BodyText"/>
        <w:numPr>
          <w:ilvl w:val="0"/>
          <w:numId w:val="30"/>
        </w:numPr>
        <w:jc w:val="both"/>
        <w:rPr>
          <w:rFonts w:asciiTheme="minorHAnsi" w:hAnsiTheme="minorHAnsi" w:cstheme="minorHAnsi"/>
          <w:sz w:val="22"/>
          <w:szCs w:val="22"/>
        </w:rPr>
      </w:pPr>
      <w:r>
        <w:rPr>
          <w:rFonts w:asciiTheme="minorHAnsi" w:hAnsiTheme="minorHAnsi" w:cstheme="minorHAnsi"/>
          <w:sz w:val="22"/>
          <w:szCs w:val="22"/>
        </w:rPr>
        <w:t xml:space="preserve">Once the data has been transformed/enriched, an OIC/PLSQL file generation flow will extract the data from the XFM table and generate one or more data files to be transmitted to Oracle Fusion Cloud. </w:t>
      </w:r>
    </w:p>
    <w:p w14:paraId="235056D5" w14:textId="77777777" w:rsidR="00D163AF" w:rsidRDefault="00D163AF" w:rsidP="00D163AF">
      <w:pPr>
        <w:pStyle w:val="BodyText"/>
        <w:numPr>
          <w:ilvl w:val="0"/>
          <w:numId w:val="30"/>
        </w:numPr>
        <w:jc w:val="both"/>
        <w:rPr>
          <w:rFonts w:asciiTheme="minorHAnsi" w:hAnsiTheme="minorHAnsi" w:cstheme="minorHAnsi"/>
          <w:sz w:val="22"/>
          <w:szCs w:val="22"/>
        </w:rPr>
      </w:pPr>
      <w:r>
        <w:rPr>
          <w:rFonts w:asciiTheme="minorHAnsi" w:hAnsiTheme="minorHAnsi" w:cstheme="minorHAnsi"/>
          <w:sz w:val="22"/>
          <w:szCs w:val="22"/>
        </w:rPr>
        <w:t>These data files are encapsulated within one or more zip files along with an appropriate properties file (the properties file enables Fusion Cloud to identify the appropriate import job to execute to load and import the data).  The properties file also includes all parameters required by the import job.</w:t>
      </w:r>
    </w:p>
    <w:p w14:paraId="5C1FE89E" w14:textId="77777777" w:rsidR="00D163AF" w:rsidRDefault="00D163AF" w:rsidP="00D163AF">
      <w:pPr>
        <w:pStyle w:val="BodyText"/>
        <w:numPr>
          <w:ilvl w:val="0"/>
          <w:numId w:val="30"/>
        </w:numPr>
        <w:jc w:val="both"/>
        <w:rPr>
          <w:rFonts w:asciiTheme="minorHAnsi" w:hAnsiTheme="minorHAnsi" w:cstheme="minorHAnsi"/>
          <w:sz w:val="22"/>
          <w:szCs w:val="22"/>
        </w:rPr>
      </w:pPr>
      <w:r>
        <w:rPr>
          <w:rFonts w:asciiTheme="minorHAnsi" w:hAnsiTheme="minorHAnsi" w:cstheme="minorHAnsi"/>
          <w:sz w:val="22"/>
          <w:szCs w:val="22"/>
        </w:rPr>
        <w:t xml:space="preserve">The properties file loads data into Universal Content Management (UCM) directories specific to the business object. It also takes contents of the zip/csv file and loads the respective interface tables. </w:t>
      </w:r>
    </w:p>
    <w:p w14:paraId="4F2BDAED" w14:textId="77777777" w:rsidR="00D163AF" w:rsidRDefault="00D163AF" w:rsidP="00D163AF">
      <w:pPr>
        <w:pStyle w:val="BodyText"/>
        <w:numPr>
          <w:ilvl w:val="0"/>
          <w:numId w:val="30"/>
        </w:numPr>
        <w:jc w:val="both"/>
        <w:rPr>
          <w:rFonts w:asciiTheme="minorHAnsi" w:hAnsiTheme="minorHAnsi" w:cstheme="minorHAnsi"/>
          <w:sz w:val="22"/>
          <w:szCs w:val="22"/>
        </w:rPr>
      </w:pPr>
      <w:r>
        <w:rPr>
          <w:rFonts w:asciiTheme="minorHAnsi" w:hAnsiTheme="minorHAnsi" w:cstheme="minorHAnsi"/>
          <w:sz w:val="22"/>
          <w:szCs w:val="22"/>
        </w:rPr>
        <w:t xml:space="preserve">Finally, the import job (ERP cloud scheduled) process is triggered that imports data from the interface tables into the ERP Cloud base tables for the data object. On completion the import job produces log files that are used to analyse the execution of the import e.g., successful imports, failures etc. </w:t>
      </w:r>
    </w:p>
    <w:p w14:paraId="607A94A8" w14:textId="77777777" w:rsidR="00D163AF" w:rsidRDefault="00D163AF" w:rsidP="00D163AF">
      <w:pPr>
        <w:pStyle w:val="Heading2"/>
        <w:numPr>
          <w:ilvl w:val="1"/>
          <w:numId w:val="31"/>
        </w:numPr>
        <w:tabs>
          <w:tab w:val="left" w:pos="567"/>
        </w:tabs>
        <w:spacing w:before="240" w:after="200" w:line="240" w:lineRule="auto"/>
        <w:ind w:left="426" w:hanging="426"/>
        <w:jc w:val="both"/>
        <w:rPr>
          <w:rFonts w:asciiTheme="minorHAnsi" w:hAnsiTheme="minorHAnsi" w:cstheme="minorHAnsi"/>
          <w:i w:val="0"/>
          <w:iCs/>
        </w:rPr>
      </w:pPr>
      <w:bookmarkStart w:id="63" w:name="_Toc66183671"/>
      <w:r>
        <w:rPr>
          <w:rFonts w:asciiTheme="minorHAnsi" w:hAnsiTheme="minorHAnsi" w:cstheme="minorHAnsi"/>
          <w:i w:val="0"/>
          <w:iCs/>
        </w:rPr>
        <w:t>Stage Gate Data Verification Process</w:t>
      </w:r>
      <w:bookmarkEnd w:id="63"/>
    </w:p>
    <w:p w14:paraId="59A5D3B6" w14:textId="77777777" w:rsidR="00D163AF" w:rsidRDefault="00D163AF" w:rsidP="00D163AF">
      <w:pPr>
        <w:rPr>
          <w:rFonts w:asciiTheme="minorHAnsi" w:hAnsiTheme="minorHAnsi" w:cstheme="minorHAnsi"/>
          <w:lang w:eastAsia="en-GB"/>
        </w:rPr>
      </w:pPr>
      <w:r>
        <w:rPr>
          <w:rFonts w:asciiTheme="minorHAnsi" w:hAnsiTheme="minorHAnsi" w:cstheme="minorHAnsi"/>
          <w:lang w:eastAsia="en-GB"/>
        </w:rPr>
        <w:t xml:space="preserve">There are three ‘Stage Gates’ for migration which are to be signed off by the workstream lead prior to progressing to the next phase of development/ load. </w:t>
      </w:r>
    </w:p>
    <w:p w14:paraId="49B7CF6C" w14:textId="77777777" w:rsidR="00D163AF" w:rsidRDefault="00D163AF" w:rsidP="00D163AF">
      <w:pPr>
        <w:pStyle w:val="Heading2"/>
        <w:numPr>
          <w:ilvl w:val="2"/>
          <w:numId w:val="31"/>
        </w:numPr>
        <w:spacing w:line="256" w:lineRule="auto"/>
        <w:ind w:left="567" w:hanging="567"/>
        <w:rPr>
          <w:rFonts w:asciiTheme="minorHAnsi" w:hAnsiTheme="minorHAnsi" w:cstheme="minorHAnsi"/>
          <w:b w:val="0"/>
          <w:bCs/>
          <w:i w:val="0"/>
          <w:iCs/>
          <w:szCs w:val="22"/>
        </w:rPr>
      </w:pPr>
      <w:bookmarkStart w:id="64" w:name="_Toc66183672"/>
      <w:r>
        <w:rPr>
          <w:rFonts w:asciiTheme="minorHAnsi" w:hAnsiTheme="minorHAnsi" w:cstheme="minorHAnsi"/>
          <w:b w:val="0"/>
          <w:bCs/>
          <w:i w:val="0"/>
          <w:iCs/>
          <w:szCs w:val="22"/>
        </w:rPr>
        <w:t>Stage Gate 1</w:t>
      </w:r>
      <w:bookmarkEnd w:id="64"/>
    </w:p>
    <w:p w14:paraId="2B9D4810" w14:textId="77777777" w:rsidR="00D163AF" w:rsidRDefault="00D163AF" w:rsidP="00D163AF">
      <w:pPr>
        <w:rPr>
          <w:rFonts w:asciiTheme="minorHAnsi" w:hAnsiTheme="minorHAnsi" w:cstheme="minorHAnsi"/>
          <w:lang w:eastAsia="en-GB"/>
        </w:rPr>
      </w:pPr>
      <w:r>
        <w:rPr>
          <w:rFonts w:asciiTheme="minorHAnsi" w:hAnsiTheme="minorHAnsi" w:cstheme="minorHAnsi"/>
          <w:lang w:eastAsia="en-GB"/>
        </w:rPr>
        <w:t>This step verifies that the data extracted from source matches the criteria set out in the CV40 document. In this case it will involve checking the extraction criteria is returning the expected record count by an independent check of data using an existing SQL report provided by the DM team.  The location that this check should be performed in is the staging table.</w:t>
      </w:r>
    </w:p>
    <w:p w14:paraId="4BE261E2" w14:textId="77777777" w:rsidR="00D163AF" w:rsidRDefault="00D163AF" w:rsidP="00D163AF">
      <w:pPr>
        <w:pStyle w:val="Heading2"/>
        <w:numPr>
          <w:ilvl w:val="2"/>
          <w:numId w:val="31"/>
        </w:numPr>
        <w:spacing w:line="256" w:lineRule="auto"/>
        <w:ind w:left="567" w:hanging="567"/>
        <w:rPr>
          <w:rFonts w:asciiTheme="minorHAnsi" w:hAnsiTheme="minorHAnsi" w:cstheme="minorHAnsi"/>
          <w:b w:val="0"/>
          <w:bCs/>
          <w:i w:val="0"/>
          <w:iCs/>
        </w:rPr>
      </w:pPr>
      <w:bookmarkStart w:id="65" w:name="_Toc66183673"/>
      <w:r>
        <w:rPr>
          <w:rFonts w:asciiTheme="minorHAnsi" w:hAnsiTheme="minorHAnsi" w:cstheme="minorHAnsi"/>
          <w:b w:val="0"/>
          <w:bCs/>
          <w:i w:val="0"/>
          <w:iCs/>
        </w:rPr>
        <w:t>Stage Gate 2</w:t>
      </w:r>
      <w:bookmarkEnd w:id="65"/>
      <w:r>
        <w:rPr>
          <w:rFonts w:asciiTheme="minorHAnsi" w:hAnsiTheme="minorHAnsi" w:cstheme="minorHAnsi"/>
          <w:b w:val="0"/>
          <w:bCs/>
          <w:i w:val="0"/>
          <w:iCs/>
        </w:rPr>
        <w:tab/>
      </w:r>
    </w:p>
    <w:p w14:paraId="46D1ED4C" w14:textId="77777777" w:rsidR="00D163AF" w:rsidRDefault="00D163AF" w:rsidP="00D163AF">
      <w:pPr>
        <w:rPr>
          <w:rFonts w:asciiTheme="minorHAnsi" w:hAnsiTheme="minorHAnsi" w:cstheme="minorHAnsi"/>
          <w:lang w:eastAsia="en-GB"/>
        </w:rPr>
      </w:pPr>
      <w:r>
        <w:rPr>
          <w:rFonts w:asciiTheme="minorHAnsi" w:hAnsiTheme="minorHAnsi" w:cstheme="minorHAnsi"/>
          <w:lang w:eastAsia="en-GB"/>
        </w:rPr>
        <w:t>This step verifies that data has been transformed in line with the CV40 specifications and that there have been no unexpected drops or increases in row counts. This step is the final step before load into the fusion application.</w:t>
      </w:r>
    </w:p>
    <w:p w14:paraId="7E896069" w14:textId="77777777" w:rsidR="00D163AF" w:rsidRDefault="00D163AF" w:rsidP="00D163AF">
      <w:pPr>
        <w:pStyle w:val="Heading2"/>
        <w:numPr>
          <w:ilvl w:val="2"/>
          <w:numId w:val="31"/>
        </w:numPr>
        <w:spacing w:line="256" w:lineRule="auto"/>
        <w:ind w:left="567" w:hanging="567"/>
        <w:rPr>
          <w:rFonts w:asciiTheme="minorHAnsi" w:hAnsiTheme="minorHAnsi" w:cstheme="minorHAnsi"/>
          <w:b w:val="0"/>
          <w:bCs/>
          <w:i w:val="0"/>
          <w:iCs/>
        </w:rPr>
      </w:pPr>
      <w:bookmarkStart w:id="66" w:name="_Toc66183674"/>
      <w:r>
        <w:rPr>
          <w:rFonts w:asciiTheme="minorHAnsi" w:hAnsiTheme="minorHAnsi" w:cstheme="minorHAnsi"/>
          <w:b w:val="0"/>
          <w:bCs/>
          <w:i w:val="0"/>
          <w:iCs/>
        </w:rPr>
        <w:t>Stage Gate 3</w:t>
      </w:r>
      <w:bookmarkEnd w:id="66"/>
      <w:r>
        <w:rPr>
          <w:rFonts w:asciiTheme="minorHAnsi" w:hAnsiTheme="minorHAnsi" w:cstheme="minorHAnsi"/>
          <w:b w:val="0"/>
          <w:bCs/>
          <w:i w:val="0"/>
          <w:iCs/>
        </w:rPr>
        <w:tab/>
      </w:r>
    </w:p>
    <w:p w14:paraId="77449A3F" w14:textId="77777777" w:rsidR="00D163AF" w:rsidRDefault="00D163AF" w:rsidP="00D163AF">
      <w:pPr>
        <w:rPr>
          <w:rFonts w:asciiTheme="minorHAnsi" w:hAnsiTheme="minorHAnsi" w:cstheme="minorHAnsi"/>
          <w:lang w:eastAsia="en-GB"/>
        </w:rPr>
      </w:pPr>
      <w:r>
        <w:rPr>
          <w:rFonts w:asciiTheme="minorHAnsi" w:hAnsiTheme="minorHAnsi" w:cstheme="minorHAnsi"/>
          <w:lang w:eastAsia="en-GB"/>
        </w:rPr>
        <w:t xml:space="preserve">This step reconciles what was loaded by Version 1 data migration team, ensuring that all rows which were provided have loaded, and that any data loaded is complete and accurate as supplied by the load file from Stage Gate 2. </w:t>
      </w:r>
    </w:p>
    <w:tbl>
      <w:tblPr>
        <w:tblStyle w:val="GridTable4-Accent2"/>
        <w:tblpPr w:leftFromText="180" w:rightFromText="180" w:vertAnchor="text" w:horzAnchor="margin" w:tblpY="184"/>
        <w:tblW w:w="9104" w:type="dxa"/>
        <w:tblLayout w:type="fixed"/>
        <w:tblLook w:val="04A0" w:firstRow="1" w:lastRow="0" w:firstColumn="1" w:lastColumn="0" w:noHBand="0" w:noVBand="1"/>
      </w:tblPr>
      <w:tblGrid>
        <w:gridCol w:w="1838"/>
        <w:gridCol w:w="2552"/>
        <w:gridCol w:w="2693"/>
        <w:gridCol w:w="2021"/>
        <w:tblGridChange w:id="67">
          <w:tblGrid>
            <w:gridCol w:w="1271"/>
            <w:gridCol w:w="567"/>
            <w:gridCol w:w="1949"/>
            <w:gridCol w:w="603"/>
            <w:gridCol w:w="2055"/>
            <w:gridCol w:w="638"/>
            <w:gridCol w:w="2021"/>
          </w:tblGrid>
        </w:tblGridChange>
      </w:tblGrid>
      <w:tr w:rsidR="00467433" w:rsidRPr="008D6945" w14:paraId="73FF4BC1" w14:textId="77777777" w:rsidTr="00B6120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838" w:type="dxa"/>
          </w:tcPr>
          <w:p w14:paraId="5086FF45" w14:textId="77777777" w:rsidR="00467433" w:rsidRPr="008D6945" w:rsidRDefault="00467433" w:rsidP="00B61203">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Data Object</w:t>
            </w:r>
          </w:p>
        </w:tc>
        <w:tc>
          <w:tcPr>
            <w:tcW w:w="2552" w:type="dxa"/>
          </w:tcPr>
          <w:p w14:paraId="65FBEA4F" w14:textId="4D7FA210" w:rsidR="00467433" w:rsidRPr="008D6945" w:rsidRDefault="00467433" w:rsidP="00B6120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EBS Report</w:t>
            </w:r>
          </w:p>
        </w:tc>
        <w:tc>
          <w:tcPr>
            <w:tcW w:w="2693" w:type="dxa"/>
          </w:tcPr>
          <w:p w14:paraId="0C58B64A" w14:textId="77777777" w:rsidR="00467433" w:rsidRPr="008D6945" w:rsidRDefault="00467433" w:rsidP="00B6120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 Report</w:t>
            </w:r>
          </w:p>
        </w:tc>
        <w:tc>
          <w:tcPr>
            <w:tcW w:w="2021" w:type="dxa"/>
          </w:tcPr>
          <w:p w14:paraId="4255E357" w14:textId="77777777" w:rsidR="00467433" w:rsidRPr="008D6945" w:rsidRDefault="00467433" w:rsidP="00B61203">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iCs/>
                <w:sz w:val="20"/>
                <w:lang w:val="en-GB"/>
              </w:rPr>
            </w:pPr>
            <w:r w:rsidRPr="008D6945">
              <w:rPr>
                <w:rFonts w:asciiTheme="minorHAnsi" w:hAnsiTheme="minorHAnsi" w:cstheme="minorHAnsi"/>
                <w:b/>
                <w:bCs/>
                <w:iCs/>
                <w:sz w:val="20"/>
                <w:lang w:val="en-GB"/>
              </w:rPr>
              <w:t>Comments</w:t>
            </w:r>
          </w:p>
        </w:tc>
      </w:tr>
      <w:tr w:rsidR="007320D8" w:rsidRPr="008D6945" w14:paraId="1FDAEDB7" w14:textId="77777777" w:rsidTr="00B61203">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240A3270" w14:textId="18BDC8AA" w:rsidR="007320D8" w:rsidRPr="007320D8" w:rsidRDefault="007320D8" w:rsidP="00B61203">
            <w:pPr>
              <w:pStyle w:val="TableTitle0"/>
              <w:rPr>
                <w:rFonts w:asciiTheme="minorHAnsi" w:hAnsiTheme="minorHAnsi" w:cstheme="minorHAnsi"/>
                <w:i w:val="0"/>
                <w:iCs/>
                <w:color w:val="auto"/>
                <w:sz w:val="16"/>
                <w:szCs w:val="16"/>
                <w:lang w:val="en-GB"/>
              </w:rPr>
            </w:pPr>
            <w:r w:rsidRPr="007320D8">
              <w:rPr>
                <w:rFonts w:asciiTheme="minorHAnsi" w:hAnsiTheme="minorHAnsi" w:cstheme="minorHAnsi"/>
                <w:i w:val="0"/>
                <w:iCs/>
                <w:sz w:val="16"/>
                <w:szCs w:val="16"/>
              </w:rPr>
              <w:t>All in scope (AR TRX, Credits, lines etc.)</w:t>
            </w:r>
          </w:p>
        </w:tc>
        <w:tc>
          <w:tcPr>
            <w:tcW w:w="2552" w:type="dxa"/>
            <w:shd w:val="clear" w:color="auto" w:fill="auto"/>
          </w:tcPr>
          <w:p w14:paraId="363DA7F6" w14:textId="43C7D1C9" w:rsidR="007320D8" w:rsidRPr="007320D8" w:rsidRDefault="007320D8" w:rsidP="00B6120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r w:rsidRPr="007320D8">
              <w:rPr>
                <w:rFonts w:asciiTheme="minorHAnsi" w:hAnsiTheme="minorHAnsi" w:cstheme="minorHAnsi"/>
                <w:i w:val="0"/>
                <w:iCs/>
                <w:sz w:val="16"/>
                <w:szCs w:val="16"/>
              </w:rPr>
              <w:t>Transaction Detail Report (OU based)</w:t>
            </w:r>
          </w:p>
        </w:tc>
        <w:tc>
          <w:tcPr>
            <w:tcW w:w="2693" w:type="dxa"/>
            <w:shd w:val="clear" w:color="auto" w:fill="auto"/>
          </w:tcPr>
          <w:p w14:paraId="11D8F33B" w14:textId="63C7F66A" w:rsidR="007320D8" w:rsidRPr="007320D8" w:rsidRDefault="007320D8" w:rsidP="00B61203">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Cs/>
                <w:sz w:val="16"/>
                <w:szCs w:val="16"/>
                <w:lang w:val="en-US" w:eastAsia="en-US"/>
              </w:rPr>
            </w:pPr>
            <w:r w:rsidRPr="007320D8">
              <w:rPr>
                <w:rFonts w:asciiTheme="minorHAnsi" w:hAnsiTheme="minorHAnsi" w:cstheme="minorHAnsi"/>
                <w:iCs/>
                <w:sz w:val="16"/>
                <w:szCs w:val="16"/>
              </w:rPr>
              <w:t>Transaction Detail Report (BU based)</w:t>
            </w:r>
          </w:p>
        </w:tc>
        <w:tc>
          <w:tcPr>
            <w:tcW w:w="2021" w:type="dxa"/>
            <w:shd w:val="clear" w:color="auto" w:fill="auto"/>
          </w:tcPr>
          <w:p w14:paraId="4AF7CF5D" w14:textId="62CDEE9E" w:rsidR="007320D8" w:rsidRPr="008D6945" w:rsidRDefault="007320D8" w:rsidP="00B61203">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 w:val="16"/>
                <w:szCs w:val="16"/>
                <w:lang w:val="en-GB"/>
              </w:rPr>
            </w:pPr>
          </w:p>
        </w:tc>
      </w:tr>
      <w:tr w:rsidR="007320D8" w:rsidRPr="008D6945" w14:paraId="47765535" w14:textId="77777777" w:rsidTr="00B61203">
        <w:trPr>
          <w:cantSplit/>
          <w:trHeight w:val="20"/>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2CDE5189" w14:textId="5F2B823B" w:rsidR="007320D8" w:rsidRPr="007320D8" w:rsidRDefault="00D163AF" w:rsidP="00B61203">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All</w:t>
            </w:r>
          </w:p>
        </w:tc>
        <w:tc>
          <w:tcPr>
            <w:tcW w:w="2552" w:type="dxa"/>
            <w:shd w:val="clear" w:color="auto" w:fill="auto"/>
          </w:tcPr>
          <w:p w14:paraId="67EAB641" w14:textId="4068DC72" w:rsidR="007320D8" w:rsidRPr="007320D8" w:rsidRDefault="007320D8" w:rsidP="00B6120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7320D8">
              <w:rPr>
                <w:rFonts w:asciiTheme="minorHAnsi" w:hAnsiTheme="minorHAnsi" w:cstheme="minorHAnsi"/>
                <w:i w:val="0"/>
                <w:iCs/>
                <w:sz w:val="16"/>
                <w:szCs w:val="16"/>
              </w:rPr>
              <w:t>AR Aging Report</w:t>
            </w:r>
          </w:p>
        </w:tc>
        <w:tc>
          <w:tcPr>
            <w:tcW w:w="2693" w:type="dxa"/>
            <w:shd w:val="clear" w:color="auto" w:fill="auto"/>
          </w:tcPr>
          <w:p w14:paraId="7AB982E4" w14:textId="065C67DC" w:rsidR="007320D8" w:rsidRPr="007320D8" w:rsidRDefault="007320D8" w:rsidP="00B61203">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7320D8">
              <w:rPr>
                <w:rFonts w:asciiTheme="minorHAnsi" w:hAnsiTheme="minorHAnsi" w:cstheme="minorHAnsi"/>
                <w:i w:val="0"/>
                <w:iCs/>
                <w:sz w:val="16"/>
                <w:szCs w:val="16"/>
              </w:rPr>
              <w:t>Collections Aging 4 Bucket Report</w:t>
            </w:r>
          </w:p>
        </w:tc>
        <w:tc>
          <w:tcPr>
            <w:tcW w:w="2021" w:type="dxa"/>
            <w:shd w:val="clear" w:color="auto" w:fill="auto"/>
          </w:tcPr>
          <w:p w14:paraId="39DF52C0" w14:textId="11480123" w:rsidR="007320D8" w:rsidRPr="008D6945" w:rsidRDefault="007320D8" w:rsidP="00B61203">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7320D8" w:rsidRPr="008D6945" w14:paraId="4594DDFB" w14:textId="77777777" w:rsidTr="00B61203">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
          <w:p w14:paraId="21AFBAB5" w14:textId="0E8B8762" w:rsidR="007320D8" w:rsidRPr="007320D8" w:rsidRDefault="00D163AF" w:rsidP="00B61203">
            <w:pPr>
              <w:pStyle w:val="TableTitle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All</w:t>
            </w:r>
          </w:p>
        </w:tc>
        <w:tc>
          <w:tcPr>
            <w:tcW w:w="2552" w:type="dxa"/>
            <w:shd w:val="clear" w:color="auto" w:fill="auto"/>
          </w:tcPr>
          <w:p w14:paraId="6D9A6D2B" w14:textId="22091401" w:rsidR="007320D8" w:rsidRPr="007320D8" w:rsidRDefault="007320D8" w:rsidP="00B6120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7320D8">
              <w:rPr>
                <w:rFonts w:asciiTheme="minorHAnsi" w:hAnsiTheme="minorHAnsi" w:cstheme="minorHAnsi"/>
                <w:i w:val="0"/>
                <w:iCs/>
                <w:sz w:val="16"/>
                <w:szCs w:val="16"/>
              </w:rPr>
              <w:t>Third Party Account Balance Report</w:t>
            </w:r>
          </w:p>
        </w:tc>
        <w:tc>
          <w:tcPr>
            <w:tcW w:w="2693" w:type="dxa"/>
            <w:shd w:val="clear" w:color="auto" w:fill="auto"/>
          </w:tcPr>
          <w:p w14:paraId="37F76F9C" w14:textId="51511CDD" w:rsidR="007320D8" w:rsidRPr="007320D8" w:rsidRDefault="007320D8" w:rsidP="00B61203">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7320D8">
              <w:rPr>
                <w:rFonts w:asciiTheme="minorHAnsi" w:hAnsiTheme="minorHAnsi" w:cstheme="minorHAnsi"/>
                <w:i w:val="0"/>
                <w:iCs/>
                <w:sz w:val="16"/>
                <w:szCs w:val="16"/>
              </w:rPr>
              <w:t>Third Party Account Balance Report</w:t>
            </w:r>
          </w:p>
        </w:tc>
        <w:tc>
          <w:tcPr>
            <w:tcW w:w="2021" w:type="dxa"/>
            <w:shd w:val="clear" w:color="auto" w:fill="auto"/>
          </w:tcPr>
          <w:p w14:paraId="2A81833F" w14:textId="1260581C" w:rsidR="007320D8" w:rsidRPr="008D6945" w:rsidRDefault="007320D8" w:rsidP="00B61203">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r w:rsidR="007320D8" w:rsidRPr="008D6945" w14:paraId="65A4FBE3" w14:textId="77777777" w:rsidTr="00B61203">
        <w:tblPrEx>
          <w:tblW w:w="9104" w:type="dxa"/>
          <w:tblLayout w:type="fixed"/>
          <w:tblPrExChange w:id="68" w:author="Harry Kochhar" w:date="2021-03-03T11:27:00Z">
            <w:tblPrEx>
              <w:tblW w:w="9104" w:type="dxa"/>
              <w:tblLayout w:type="fixed"/>
            </w:tblPrEx>
          </w:tblPrExChange>
        </w:tblPrEx>
        <w:trPr>
          <w:cantSplit/>
          <w:trHeight w:val="20"/>
          <w:trPrChange w:id="69" w:author="Harry Kochhar" w:date="2021-03-03T11:27:00Z">
            <w:trPr>
              <w:cantSplit/>
              <w:trHeight w:val="376"/>
            </w:trPr>
          </w:trPrChange>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Change w:id="70" w:author="Harry Kochhar" w:date="2021-03-03T11:27:00Z">
              <w:tcPr>
                <w:tcW w:w="1271" w:type="dxa"/>
                <w:shd w:val="clear" w:color="auto" w:fill="auto"/>
              </w:tcPr>
            </w:tcPrChange>
          </w:tcPr>
          <w:p w14:paraId="7B14B4B5" w14:textId="5B50262E" w:rsidR="007320D8" w:rsidRPr="007320D8" w:rsidRDefault="00D163AF" w:rsidP="00B61203">
            <w:pPr>
              <w:pStyle w:val="TableTitle0"/>
              <w:rPr>
                <w:rFonts w:asciiTheme="minorHAnsi" w:hAnsiTheme="minorHAnsi" w:cstheme="minorHAnsi"/>
                <w:b w:val="0"/>
                <w:bCs w:val="0"/>
                <w:i w:val="0"/>
                <w:iCs/>
                <w:sz w:val="16"/>
                <w:szCs w:val="16"/>
                <w:lang w:val="en-GB"/>
              </w:rPr>
            </w:pPr>
            <w:r>
              <w:rPr>
                <w:rFonts w:asciiTheme="minorHAnsi" w:hAnsiTheme="minorHAnsi" w:cstheme="minorHAnsi"/>
                <w:b w:val="0"/>
                <w:bCs w:val="0"/>
                <w:i w:val="0"/>
                <w:iCs/>
                <w:sz w:val="16"/>
                <w:szCs w:val="16"/>
                <w:lang w:val="en-GB"/>
              </w:rPr>
              <w:t>All</w:t>
            </w:r>
          </w:p>
        </w:tc>
        <w:tc>
          <w:tcPr>
            <w:tcW w:w="2552" w:type="dxa"/>
            <w:shd w:val="clear" w:color="auto" w:fill="auto"/>
            <w:tcPrChange w:id="71" w:author="Harry Kochhar" w:date="2021-03-03T11:27:00Z">
              <w:tcPr>
                <w:tcW w:w="2516" w:type="dxa"/>
                <w:gridSpan w:val="2"/>
                <w:shd w:val="clear" w:color="auto" w:fill="auto"/>
              </w:tcPr>
            </w:tcPrChange>
          </w:tcPr>
          <w:p w14:paraId="64656B61" w14:textId="2FCD3476" w:rsidR="007320D8" w:rsidRPr="007320D8" w:rsidRDefault="007320D8" w:rsidP="00B61203">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r w:rsidRPr="007320D8">
              <w:rPr>
                <w:rFonts w:asciiTheme="minorHAnsi" w:hAnsiTheme="minorHAnsi" w:cstheme="minorHAnsi"/>
                <w:i w:val="0"/>
                <w:iCs/>
                <w:sz w:val="16"/>
                <w:szCs w:val="16"/>
              </w:rPr>
              <w:t>TBC</w:t>
            </w:r>
          </w:p>
        </w:tc>
        <w:tc>
          <w:tcPr>
            <w:tcW w:w="2693" w:type="dxa"/>
            <w:shd w:val="clear" w:color="auto" w:fill="auto"/>
            <w:tcPrChange w:id="72" w:author="Harry Kochhar" w:date="2021-03-03T11:27:00Z">
              <w:tcPr>
                <w:tcW w:w="2658" w:type="dxa"/>
                <w:gridSpan w:val="2"/>
                <w:shd w:val="clear" w:color="auto" w:fill="auto"/>
              </w:tcPr>
            </w:tcPrChange>
          </w:tcPr>
          <w:p w14:paraId="4107E8D8" w14:textId="3E21D1AE" w:rsidR="007320D8" w:rsidDel="00CD33EE" w:rsidRDefault="007320D8" w:rsidP="00B61203">
            <w:pPr>
              <w:pStyle w:val="TableTitle0"/>
              <w:cnfStyle w:val="000000000000" w:firstRow="0" w:lastRow="0" w:firstColumn="0" w:lastColumn="0" w:oddVBand="0" w:evenVBand="0" w:oddHBand="0" w:evenHBand="0" w:firstRowFirstColumn="0" w:firstRowLastColumn="0" w:lastRowFirstColumn="0" w:lastRowLastColumn="0"/>
              <w:rPr>
                <w:del w:id="73" w:author="Harry Kochhar" w:date="2021-03-03T11:27:00Z"/>
                <w:rFonts w:asciiTheme="minorHAnsi" w:hAnsiTheme="minorHAnsi" w:cstheme="minorHAnsi"/>
                <w:i w:val="0"/>
                <w:iCs/>
                <w:sz w:val="16"/>
                <w:szCs w:val="16"/>
              </w:rPr>
            </w:pPr>
            <w:r w:rsidRPr="007320D8">
              <w:rPr>
                <w:rFonts w:asciiTheme="minorHAnsi" w:hAnsiTheme="minorHAnsi" w:cstheme="minorHAnsi"/>
                <w:i w:val="0"/>
                <w:iCs/>
                <w:sz w:val="16"/>
                <w:szCs w:val="16"/>
              </w:rPr>
              <w:t>PFC Receivables Aging Bucket Report</w:t>
            </w:r>
          </w:p>
          <w:p w14:paraId="0E8B3CF9" w14:textId="677C7AFC" w:rsidR="007320D8" w:rsidRPr="007320D8" w:rsidRDefault="007320D8" w:rsidP="00B61203">
            <w:pPr>
              <w:cnfStyle w:val="000000000000" w:firstRow="0" w:lastRow="0" w:firstColumn="0" w:lastColumn="0" w:oddVBand="0" w:evenVBand="0" w:oddHBand="0" w:evenHBand="0" w:firstRowFirstColumn="0" w:firstRowLastColumn="0" w:lastRowFirstColumn="0" w:lastRowLastColumn="0"/>
              <w:rPr>
                <w:lang w:val="en-IE"/>
              </w:rPr>
            </w:pPr>
          </w:p>
        </w:tc>
        <w:tc>
          <w:tcPr>
            <w:tcW w:w="2021" w:type="dxa"/>
            <w:shd w:val="clear" w:color="auto" w:fill="auto"/>
            <w:tcPrChange w:id="74" w:author="Harry Kochhar" w:date="2021-03-03T11:27:00Z">
              <w:tcPr>
                <w:tcW w:w="2659" w:type="dxa"/>
                <w:gridSpan w:val="2"/>
                <w:shd w:val="clear" w:color="auto" w:fill="auto"/>
              </w:tcPr>
            </w:tcPrChange>
          </w:tcPr>
          <w:p w14:paraId="0EAEDEC6" w14:textId="1520ED16" w:rsidR="007320D8" w:rsidRPr="008D6945" w:rsidRDefault="007320D8" w:rsidP="00B61203">
            <w:pPr>
              <w:pStyle w:val="TableTitl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 w:val="16"/>
                <w:szCs w:val="16"/>
                <w:lang w:val="en-GB"/>
              </w:rPr>
            </w:pPr>
          </w:p>
        </w:tc>
      </w:tr>
      <w:tr w:rsidR="007320D8" w:rsidRPr="008D6945" w14:paraId="72744CC4" w14:textId="77777777" w:rsidTr="00B61203">
        <w:tblPrEx>
          <w:tblW w:w="9104" w:type="dxa"/>
          <w:tblLayout w:type="fixed"/>
          <w:tblPrExChange w:id="75" w:author="Harry Kochhar" w:date="2021-03-03T11:27:00Z">
            <w:tblPrEx>
              <w:tblW w:w="9104" w:type="dxa"/>
              <w:tblLayout w:type="fixed"/>
            </w:tblPrEx>
          </w:tblPrExChange>
        </w:tblPrEx>
        <w:trPr>
          <w:cnfStyle w:val="000000100000" w:firstRow="0" w:lastRow="0" w:firstColumn="0" w:lastColumn="0" w:oddVBand="0" w:evenVBand="0" w:oddHBand="1" w:evenHBand="0" w:firstRowFirstColumn="0" w:firstRowLastColumn="0" w:lastRowFirstColumn="0" w:lastRowLastColumn="0"/>
          <w:cantSplit/>
          <w:trHeight w:val="20"/>
          <w:trPrChange w:id="76" w:author="Harry Kochhar" w:date="2021-03-03T11:27:00Z">
            <w:trPr>
              <w:cantSplit/>
              <w:trHeight w:val="376"/>
            </w:trPr>
          </w:trPrChange>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tcPrChange w:id="77" w:author="Harry Kochhar" w:date="2021-03-03T11:27:00Z">
              <w:tcPr>
                <w:tcW w:w="1271" w:type="dxa"/>
                <w:shd w:val="clear" w:color="auto" w:fill="auto"/>
              </w:tcPr>
            </w:tcPrChange>
          </w:tcPr>
          <w:p w14:paraId="765D53F7" w14:textId="1F160277" w:rsidR="007320D8" w:rsidRPr="007320D8" w:rsidRDefault="00D163AF" w:rsidP="00B61203">
            <w:pPr>
              <w:pStyle w:val="TableTitle0"/>
              <w:cnfStyle w:val="001000100000" w:firstRow="0" w:lastRow="0" w:firstColumn="1"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Pr>
                <w:rFonts w:asciiTheme="minorHAnsi" w:hAnsiTheme="minorHAnsi" w:cstheme="minorHAnsi"/>
                <w:i w:val="0"/>
                <w:iCs/>
                <w:sz w:val="16"/>
                <w:szCs w:val="16"/>
                <w:lang w:val="en-GB"/>
              </w:rPr>
              <w:t>Receipt</w:t>
            </w:r>
            <w:r w:rsidR="00BC48EB">
              <w:rPr>
                <w:rFonts w:asciiTheme="minorHAnsi" w:hAnsiTheme="minorHAnsi" w:cstheme="minorHAnsi"/>
                <w:i w:val="0"/>
                <w:iCs/>
                <w:sz w:val="16"/>
                <w:szCs w:val="16"/>
                <w:lang w:val="en-GB"/>
              </w:rPr>
              <w:t>s</w:t>
            </w:r>
          </w:p>
        </w:tc>
        <w:tc>
          <w:tcPr>
            <w:tcW w:w="2552" w:type="dxa"/>
            <w:shd w:val="clear" w:color="auto" w:fill="auto"/>
            <w:tcPrChange w:id="78" w:author="Harry Kochhar" w:date="2021-03-03T11:27:00Z">
              <w:tcPr>
                <w:tcW w:w="2516" w:type="dxa"/>
                <w:gridSpan w:val="2"/>
                <w:shd w:val="clear" w:color="auto" w:fill="auto"/>
              </w:tcPr>
            </w:tcPrChange>
          </w:tcPr>
          <w:p w14:paraId="756B3412" w14:textId="4D67B62A" w:rsidR="007320D8" w:rsidRPr="007320D8" w:rsidRDefault="007320D8" w:rsidP="00B61203">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r w:rsidRPr="007320D8">
              <w:rPr>
                <w:rFonts w:asciiTheme="minorHAnsi" w:hAnsiTheme="minorHAnsi" w:cstheme="minorHAnsi"/>
                <w:i w:val="0"/>
                <w:iCs/>
                <w:sz w:val="16"/>
                <w:szCs w:val="16"/>
              </w:rPr>
              <w:t>Manage Receipts Screen</w:t>
            </w:r>
          </w:p>
        </w:tc>
        <w:tc>
          <w:tcPr>
            <w:tcW w:w="2693" w:type="dxa"/>
            <w:shd w:val="clear" w:color="auto" w:fill="auto"/>
            <w:tcPrChange w:id="79" w:author="Harry Kochhar" w:date="2021-03-03T11:27:00Z">
              <w:tcPr>
                <w:tcW w:w="2658" w:type="dxa"/>
                <w:gridSpan w:val="2"/>
                <w:shd w:val="clear" w:color="auto" w:fill="auto"/>
              </w:tcPr>
            </w:tcPrChange>
          </w:tcPr>
          <w:p w14:paraId="07E94A21" w14:textId="69365C73" w:rsidR="007320D8" w:rsidRPr="007320D8" w:rsidDel="00CD33EE" w:rsidRDefault="007320D8" w:rsidP="00B61203">
            <w:pPr>
              <w:cnfStyle w:val="000000100000" w:firstRow="0" w:lastRow="0" w:firstColumn="0" w:lastColumn="0" w:oddVBand="0" w:evenVBand="0" w:oddHBand="1" w:evenHBand="0" w:firstRowFirstColumn="0" w:firstRowLastColumn="0" w:lastRowFirstColumn="0" w:lastRowLastColumn="0"/>
              <w:rPr>
                <w:del w:id="80" w:author="Harry Kochhar" w:date="2021-03-03T11:26:00Z"/>
                <w:rFonts w:asciiTheme="minorHAnsi" w:hAnsiTheme="minorHAnsi" w:cstheme="minorHAnsi"/>
                <w:iCs/>
                <w:sz w:val="16"/>
                <w:szCs w:val="16"/>
              </w:rPr>
            </w:pPr>
            <w:r w:rsidRPr="007320D8">
              <w:rPr>
                <w:rFonts w:asciiTheme="minorHAnsi" w:hAnsiTheme="minorHAnsi" w:cstheme="minorHAnsi"/>
                <w:iCs/>
                <w:sz w:val="16"/>
                <w:szCs w:val="16"/>
              </w:rPr>
              <w:t>Manage Receipts Screen</w:t>
            </w:r>
            <w:r>
              <w:rPr>
                <w:rFonts w:asciiTheme="minorHAnsi" w:hAnsiTheme="minorHAnsi" w:cstheme="minorHAnsi"/>
                <w:iCs/>
                <w:sz w:val="16"/>
                <w:szCs w:val="16"/>
              </w:rPr>
              <w:br/>
            </w:r>
            <w:r w:rsidRPr="007320D8">
              <w:rPr>
                <w:rFonts w:asciiTheme="minorHAnsi" w:hAnsiTheme="minorHAnsi" w:cstheme="minorHAnsi"/>
                <w:iCs/>
                <w:sz w:val="16"/>
                <w:szCs w:val="16"/>
              </w:rPr>
              <w:t xml:space="preserve">Receivables &gt; Account Receivable &gt; Task Pane &gt; Manage Receipts. </w:t>
            </w:r>
          </w:p>
          <w:p w14:paraId="2CB994CB" w14:textId="2FE2B6B9" w:rsidR="007320D8" w:rsidRPr="007320D8" w:rsidRDefault="007320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sz w:val="16"/>
                <w:szCs w:val="16"/>
              </w:rPr>
              <w:pPrChange w:id="81" w:author="Harry" w:date="2021-03-03T11:26:00Z">
                <w:pPr>
                  <w:pStyle w:val="TableTitle0"/>
                  <w:framePr w:hSpace="180" w:wrap="around" w:vAnchor="text" w:hAnchor="margin" w:y="184"/>
                  <w:cnfStyle w:val="000000100000" w:firstRow="0" w:lastRow="0" w:firstColumn="0" w:lastColumn="0" w:oddVBand="0" w:evenVBand="0" w:oddHBand="1" w:evenHBand="0" w:firstRowFirstColumn="0" w:firstRowLastColumn="0" w:lastRowFirstColumn="0" w:lastRowLastColumn="0"/>
                </w:pPr>
              </w:pPrChange>
            </w:pPr>
            <w:commentRangeStart w:id="82"/>
            <w:commentRangeStart w:id="83"/>
            <w:commentRangeStart w:id="84"/>
            <w:del w:id="85" w:author="Harry Kochhar" w:date="2021-03-03T11:26:00Z">
              <w:r w:rsidRPr="18C9CAB9" w:rsidDel="00CD33EE">
                <w:rPr>
                  <w:rFonts w:asciiTheme="minorHAnsi" w:hAnsiTheme="minorHAnsi" w:cstheme="minorBidi"/>
                  <w:sz w:val="16"/>
                  <w:szCs w:val="16"/>
                </w:rPr>
                <w:delText>Choose the Receipt Method as DATA MIGRATION and Receipt State as UNAPPLIED and Search.</w:delText>
              </w:r>
            </w:del>
            <w:commentRangeEnd w:id="82"/>
            <w:r w:rsidR="0082315E">
              <w:rPr>
                <w:rStyle w:val="CommentReference"/>
              </w:rPr>
              <w:commentReference w:id="82"/>
            </w:r>
            <w:commentRangeEnd w:id="83"/>
            <w:r w:rsidR="008D341A">
              <w:rPr>
                <w:rStyle w:val="CommentReference"/>
              </w:rPr>
              <w:commentReference w:id="83"/>
            </w:r>
            <w:commentRangeEnd w:id="84"/>
            <w:r>
              <w:rPr>
                <w:rStyle w:val="CommentReference"/>
              </w:rPr>
              <w:commentReference w:id="84"/>
            </w:r>
          </w:p>
        </w:tc>
        <w:tc>
          <w:tcPr>
            <w:tcW w:w="2021" w:type="dxa"/>
            <w:shd w:val="clear" w:color="auto" w:fill="auto"/>
            <w:tcPrChange w:id="86" w:author="Harry Kochhar" w:date="2021-03-03T11:27:00Z">
              <w:tcPr>
                <w:tcW w:w="2659" w:type="dxa"/>
                <w:gridSpan w:val="2"/>
                <w:shd w:val="clear" w:color="auto" w:fill="auto"/>
              </w:tcPr>
            </w:tcPrChange>
          </w:tcPr>
          <w:p w14:paraId="668E0C21" w14:textId="2B342056" w:rsidR="007320D8" w:rsidRPr="008D6945" w:rsidRDefault="007320D8" w:rsidP="00B61203">
            <w:pPr>
              <w:pStyle w:val="TableTitl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 w:val="16"/>
                <w:szCs w:val="16"/>
                <w:lang w:val="en-GB"/>
              </w:rPr>
            </w:pPr>
          </w:p>
        </w:tc>
      </w:tr>
    </w:tbl>
    <w:p w14:paraId="77581DF6" w14:textId="1346C2B0" w:rsidR="00467433" w:rsidRDefault="00467433" w:rsidP="00E50F88"/>
    <w:p w14:paraId="1CA784CD" w14:textId="212D74ED" w:rsidR="00344AEA" w:rsidRDefault="00344AEA" w:rsidP="00E50F88"/>
    <w:p w14:paraId="67EB7738" w14:textId="1D212A51" w:rsidR="00344AEA" w:rsidRDefault="00344AEA" w:rsidP="00E50F88"/>
    <w:p w14:paraId="1C611FCC" w14:textId="0F71DE42" w:rsidR="0034030F" w:rsidRDefault="0034030F" w:rsidP="00E50F88"/>
    <w:p w14:paraId="1E68312B" w14:textId="77777777" w:rsidR="0034030F" w:rsidRPr="008D6945" w:rsidRDefault="0034030F" w:rsidP="00E50F88"/>
    <w:p w14:paraId="5039D35E" w14:textId="4A01AFA6" w:rsidR="00530A7A" w:rsidRPr="008D6945" w:rsidRDefault="006E6606" w:rsidP="00530A7A">
      <w:pPr>
        <w:pStyle w:val="Heading1"/>
        <w:numPr>
          <w:ilvl w:val="0"/>
          <w:numId w:val="6"/>
        </w:numPr>
        <w:tabs>
          <w:tab w:val="left" w:pos="567"/>
        </w:tabs>
        <w:spacing w:after="240" w:line="240" w:lineRule="auto"/>
        <w:jc w:val="both"/>
        <w:rPr>
          <w:rFonts w:asciiTheme="minorHAnsi" w:hAnsiTheme="minorHAnsi" w:cstheme="minorHAnsi"/>
        </w:rPr>
      </w:pPr>
      <w:bookmarkStart w:id="87" w:name="_Toc66183675"/>
      <w:r>
        <w:rPr>
          <w:rFonts w:asciiTheme="minorHAnsi" w:hAnsiTheme="minorHAnsi" w:cstheme="minorHAnsi"/>
        </w:rPr>
        <w:lastRenderedPageBreak/>
        <w:t>AR Transactions</w:t>
      </w:r>
      <w:r w:rsidR="001F2477" w:rsidRPr="008D6945">
        <w:rPr>
          <w:rFonts w:asciiTheme="minorHAnsi" w:hAnsiTheme="minorHAnsi" w:cstheme="minorHAnsi"/>
        </w:rPr>
        <w:t xml:space="preserve"> </w:t>
      </w:r>
      <w:r w:rsidR="00530A7A" w:rsidRPr="008D6945">
        <w:rPr>
          <w:rFonts w:asciiTheme="minorHAnsi" w:hAnsiTheme="minorHAnsi" w:cstheme="minorHAnsi"/>
        </w:rPr>
        <w:t>data reconciliation</w:t>
      </w:r>
      <w:bookmarkEnd w:id="87"/>
    </w:p>
    <w:p w14:paraId="24FA394E" w14:textId="7E9D3672" w:rsidR="001F2477" w:rsidRPr="008D6945" w:rsidRDefault="00CE1DA0" w:rsidP="00E50F88">
      <w:r>
        <w:t>AR Transactions</w:t>
      </w:r>
      <w:r w:rsidR="001F2477" w:rsidRPr="008D6945">
        <w:t xml:space="preserve"> data reconciliation and accepting migrated data lies with the business owner. We recommended this is a time managed activity and business owner and any other client resources needed to help complete the actions must plan the required time in consultation with the Version 1 Project Manager and implementation team. </w:t>
      </w:r>
    </w:p>
    <w:p w14:paraId="36FADB10" w14:textId="1DCB3A9F" w:rsidR="00857448" w:rsidRPr="008D6945" w:rsidRDefault="001F2477" w:rsidP="00E50F88">
      <w:pPr>
        <w:rPr>
          <w:rFonts w:asciiTheme="minorHAnsi" w:hAnsiTheme="minorHAnsi" w:cstheme="minorBidi"/>
        </w:rPr>
      </w:pPr>
      <w:commentRangeStart w:id="88"/>
      <w:commentRangeStart w:id="89"/>
      <w:commentRangeStart w:id="90"/>
      <w:r w:rsidRPr="008D6945">
        <w:t xml:space="preserve">Based on our experience </w:t>
      </w:r>
      <w:del w:id="91" w:author="Harry Kochhar" w:date="2021-03-03T12:24:00Z">
        <w:r w:rsidRPr="008D6945" w:rsidDel="00617092">
          <w:delText>with our in-depth experience and proven implementation success in EBS and</w:delText>
        </w:r>
      </w:del>
      <w:ins w:id="92" w:author="Harry Kochhar" w:date="2021-03-03T12:24:00Z">
        <w:r w:rsidR="00617092">
          <w:t>in implementing</w:t>
        </w:r>
      </w:ins>
      <w:r w:rsidRPr="008D6945">
        <w:t xml:space="preserve"> Oracle </w:t>
      </w:r>
      <w:r w:rsidR="00DE5B62" w:rsidRPr="008D6945">
        <w:t xml:space="preserve">ERP </w:t>
      </w:r>
      <w:r w:rsidRPr="008D6945">
        <w:t>Cloud projects we recommend as a minimum a three-s</w:t>
      </w:r>
      <w:r w:rsidR="00652D51" w:rsidRPr="008D6945">
        <w:t>tage</w:t>
      </w:r>
      <w:r w:rsidRPr="008D6945">
        <w:t xml:space="preserve"> reconciliation process for data validation. </w:t>
      </w:r>
      <w:commentRangeEnd w:id="88"/>
      <w:r w:rsidR="00C21159">
        <w:rPr>
          <w:rStyle w:val="CommentReference"/>
        </w:rPr>
        <w:commentReference w:id="88"/>
      </w:r>
      <w:commentRangeEnd w:id="89"/>
      <w:r w:rsidR="00617092">
        <w:rPr>
          <w:rStyle w:val="CommentReference"/>
        </w:rPr>
        <w:commentReference w:id="89"/>
      </w:r>
      <w:commentRangeEnd w:id="90"/>
      <w:r>
        <w:rPr>
          <w:rStyle w:val="CommentReference"/>
        </w:rPr>
        <w:commentReference w:id="90"/>
      </w:r>
      <w:r w:rsidR="00857448" w:rsidRPr="008D6945">
        <w:t>The guiding principles in the three-s</w:t>
      </w:r>
      <w:r w:rsidR="00652D51" w:rsidRPr="008D6945">
        <w:t>tage</w:t>
      </w:r>
      <w:r w:rsidR="00857448" w:rsidRPr="008D6945">
        <w:t xml:space="preserve"> reconciliation process are common across most business data objects migrated from legacy to </w:t>
      </w:r>
      <w:r w:rsidR="00857448" w:rsidRPr="18C9CAB9">
        <w:rPr>
          <w:rFonts w:asciiTheme="minorHAnsi" w:hAnsiTheme="minorHAnsi" w:cstheme="minorBidi"/>
        </w:rPr>
        <w:t xml:space="preserve">Oracle Cloud applications. However, the level of analysis carried out for each of the data objects </w:t>
      </w:r>
      <w:r w:rsidR="003444EC" w:rsidRPr="18C9CAB9">
        <w:rPr>
          <w:rFonts w:asciiTheme="minorHAnsi" w:hAnsiTheme="minorHAnsi" w:cstheme="minorBidi"/>
        </w:rPr>
        <w:t>will vary based on the type and characteristics of the data.</w:t>
      </w:r>
    </w:p>
    <w:p w14:paraId="5AF894B8" w14:textId="6D1C699E" w:rsidR="003444EC" w:rsidRPr="008D6945" w:rsidRDefault="00395875" w:rsidP="00E50F88">
      <w:pPr>
        <w:rPr>
          <w:rFonts w:asciiTheme="minorHAnsi" w:hAnsiTheme="minorHAnsi" w:cstheme="minorHAnsi"/>
        </w:rPr>
      </w:pPr>
      <w:r w:rsidRPr="008D6945">
        <w:rPr>
          <w:rFonts w:asciiTheme="minorHAnsi" w:hAnsiTheme="minorHAnsi" w:cstheme="minorHAnsi"/>
        </w:rPr>
        <w:t>The recommended reconciliation process comprises of the three s</w:t>
      </w:r>
      <w:r w:rsidR="00652D51" w:rsidRPr="008D6945">
        <w:rPr>
          <w:rFonts w:asciiTheme="minorHAnsi" w:hAnsiTheme="minorHAnsi" w:cstheme="minorHAnsi"/>
        </w:rPr>
        <w:t>tage</w:t>
      </w:r>
      <w:r w:rsidRPr="008D6945">
        <w:rPr>
          <w:rFonts w:asciiTheme="minorHAnsi" w:hAnsiTheme="minorHAnsi" w:cstheme="minorHAnsi"/>
        </w:rPr>
        <w:t>s outlined below:</w:t>
      </w:r>
    </w:p>
    <w:p w14:paraId="7724D5BA" w14:textId="49DCF387" w:rsidR="00395875" w:rsidRPr="008D6945" w:rsidRDefault="00395875" w:rsidP="00B31F19">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Record </w:t>
      </w:r>
      <w:r w:rsidR="00B31F19" w:rsidRPr="008D6945">
        <w:rPr>
          <w:rFonts w:asciiTheme="minorHAnsi" w:hAnsiTheme="minorHAnsi" w:cstheme="minorHAnsi"/>
          <w:b/>
          <w:bCs/>
          <w:sz w:val="22"/>
          <w:szCs w:val="22"/>
        </w:rPr>
        <w:t>C</w:t>
      </w:r>
      <w:r w:rsidRPr="008D6945">
        <w:rPr>
          <w:rFonts w:asciiTheme="minorHAnsi" w:hAnsiTheme="minorHAnsi" w:cstheme="minorHAnsi"/>
          <w:b/>
          <w:bCs/>
          <w:sz w:val="22"/>
          <w:szCs w:val="22"/>
        </w:rPr>
        <w:t xml:space="preserve">ount </w:t>
      </w:r>
      <w:r w:rsidR="00B31F19" w:rsidRPr="008D6945">
        <w:rPr>
          <w:rFonts w:asciiTheme="minorHAnsi" w:hAnsiTheme="minorHAnsi" w:cstheme="minorHAnsi"/>
          <w:b/>
          <w:bCs/>
          <w:sz w:val="22"/>
          <w:szCs w:val="22"/>
        </w:rPr>
        <w:t>C</w:t>
      </w:r>
      <w:r w:rsidRPr="008D6945">
        <w:rPr>
          <w:rFonts w:asciiTheme="minorHAnsi" w:hAnsiTheme="minorHAnsi" w:cstheme="minorHAnsi"/>
          <w:b/>
          <w:bCs/>
        </w:rPr>
        <w:t>heck</w:t>
      </w:r>
    </w:p>
    <w:p w14:paraId="18E0C782" w14:textId="6D601312"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User Interface Sampling</w:t>
      </w:r>
    </w:p>
    <w:p w14:paraId="1FD2AF6F" w14:textId="60F945C1" w:rsidR="00395875" w:rsidRPr="008D6945" w:rsidRDefault="00395875" w:rsidP="00395875">
      <w:pPr>
        <w:pStyle w:val="ListParagraph"/>
        <w:numPr>
          <w:ilvl w:val="0"/>
          <w:numId w:val="15"/>
        </w:numPr>
        <w:rPr>
          <w:rFonts w:asciiTheme="minorHAnsi" w:hAnsiTheme="minorHAnsi" w:cstheme="minorHAnsi"/>
          <w:b/>
          <w:bCs/>
          <w:sz w:val="22"/>
          <w:szCs w:val="22"/>
        </w:rPr>
      </w:pPr>
      <w:r w:rsidRPr="008D6945">
        <w:rPr>
          <w:rFonts w:asciiTheme="minorHAnsi" w:hAnsiTheme="minorHAnsi" w:cstheme="minorHAnsi"/>
          <w:b/>
          <w:bCs/>
          <w:sz w:val="22"/>
          <w:szCs w:val="22"/>
        </w:rPr>
        <w:t xml:space="preserve">Detailed </w:t>
      </w:r>
      <w:r w:rsidR="00B31F19" w:rsidRPr="008D6945">
        <w:rPr>
          <w:rFonts w:asciiTheme="minorHAnsi" w:hAnsiTheme="minorHAnsi" w:cstheme="minorHAnsi"/>
          <w:b/>
          <w:bCs/>
          <w:sz w:val="22"/>
          <w:szCs w:val="22"/>
        </w:rPr>
        <w:t>D</w:t>
      </w:r>
      <w:r w:rsidRPr="008D6945">
        <w:rPr>
          <w:rFonts w:asciiTheme="minorHAnsi" w:hAnsiTheme="minorHAnsi" w:cstheme="minorHAnsi"/>
          <w:b/>
          <w:bCs/>
          <w:sz w:val="22"/>
          <w:szCs w:val="22"/>
        </w:rPr>
        <w:t xml:space="preserve">ata </w:t>
      </w:r>
      <w:r w:rsidR="00B31F19" w:rsidRPr="008D6945">
        <w:rPr>
          <w:rFonts w:asciiTheme="minorHAnsi" w:hAnsiTheme="minorHAnsi" w:cstheme="minorHAnsi"/>
          <w:b/>
          <w:bCs/>
          <w:sz w:val="22"/>
          <w:szCs w:val="22"/>
        </w:rPr>
        <w:t>R</w:t>
      </w:r>
      <w:r w:rsidRPr="008D6945">
        <w:rPr>
          <w:rFonts w:asciiTheme="minorHAnsi" w:hAnsiTheme="minorHAnsi" w:cstheme="minorHAnsi"/>
          <w:b/>
          <w:bCs/>
          <w:sz w:val="22"/>
          <w:szCs w:val="22"/>
        </w:rPr>
        <w:t xml:space="preserve">econciliation </w:t>
      </w:r>
    </w:p>
    <w:p w14:paraId="50DD362E" w14:textId="77777777" w:rsidR="00395875" w:rsidRPr="008D6945" w:rsidRDefault="00395875" w:rsidP="00E50F88">
      <w:pPr>
        <w:rPr>
          <w:rFonts w:asciiTheme="minorHAnsi" w:hAnsiTheme="minorHAnsi" w:cstheme="minorHAnsi"/>
        </w:rPr>
      </w:pPr>
    </w:p>
    <w:p w14:paraId="605C46B9" w14:textId="22562332" w:rsidR="00060955" w:rsidRPr="008D6945" w:rsidRDefault="00060955" w:rsidP="00060955">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93" w:name="_Toc66183676"/>
      <w:r w:rsidRPr="008D6945">
        <w:rPr>
          <w:rFonts w:asciiTheme="minorHAnsi" w:hAnsiTheme="minorHAnsi" w:cstheme="minorHAnsi"/>
          <w:i w:val="0"/>
          <w:iCs/>
        </w:rPr>
        <w:t xml:space="preserve">Record </w:t>
      </w:r>
      <w:r w:rsidR="00B31F19" w:rsidRPr="008D6945">
        <w:rPr>
          <w:rFonts w:asciiTheme="minorHAnsi" w:hAnsiTheme="minorHAnsi" w:cstheme="minorHAnsi"/>
          <w:i w:val="0"/>
          <w:iCs/>
        </w:rPr>
        <w:t>Cou</w:t>
      </w:r>
      <w:r w:rsidRPr="008D6945">
        <w:rPr>
          <w:rFonts w:asciiTheme="minorHAnsi" w:hAnsiTheme="minorHAnsi" w:cstheme="minorHAnsi"/>
          <w:i w:val="0"/>
          <w:iCs/>
        </w:rPr>
        <w:t xml:space="preserve">nt </w:t>
      </w:r>
      <w:r w:rsidR="00B31F19" w:rsidRPr="008D6945">
        <w:rPr>
          <w:rFonts w:asciiTheme="minorHAnsi" w:hAnsiTheme="minorHAnsi" w:cstheme="minorHAnsi"/>
          <w:i w:val="0"/>
          <w:iCs/>
        </w:rPr>
        <w:t>C</w:t>
      </w:r>
      <w:r w:rsidRPr="008D6945">
        <w:rPr>
          <w:rFonts w:asciiTheme="minorHAnsi" w:hAnsiTheme="minorHAnsi" w:cstheme="minorHAnsi"/>
          <w:i w:val="0"/>
          <w:iCs/>
        </w:rPr>
        <w:t>heck</w:t>
      </w:r>
      <w:bookmarkEnd w:id="93"/>
    </w:p>
    <w:p w14:paraId="7C4E63BB" w14:textId="08726CBE" w:rsidR="00060955" w:rsidRPr="008D6945" w:rsidRDefault="00B31F19" w:rsidP="00060955">
      <w:r w:rsidRPr="008D6945">
        <w:rPr>
          <w:u w:val="single"/>
        </w:rPr>
        <w:t>Purpose</w:t>
      </w:r>
      <w:r w:rsidR="00392575" w:rsidRPr="008D6945">
        <w:rPr>
          <w:u w:val="single"/>
        </w:rPr>
        <w:t>:</w:t>
      </w:r>
      <w:r w:rsidR="00392575" w:rsidRPr="008D6945">
        <w:t xml:space="preserve"> </w:t>
      </w:r>
      <w:r w:rsidR="00D04011" w:rsidRPr="008D6945">
        <w:t>The purpose of this s</w:t>
      </w:r>
      <w:r w:rsidR="00652D51" w:rsidRPr="008D6945">
        <w:t>tage</w:t>
      </w:r>
      <w:r w:rsidR="00D04011" w:rsidRPr="008D6945">
        <w:t xml:space="preserve"> is to compare record </w:t>
      </w:r>
      <w:r w:rsidR="00DE5B62" w:rsidRPr="008D6945">
        <w:t xml:space="preserve">count </w:t>
      </w:r>
      <w:r w:rsidR="00D04011" w:rsidRPr="008D6945">
        <w:t xml:space="preserve">loaded into Oracle </w:t>
      </w:r>
      <w:r w:rsidR="00DE5B62" w:rsidRPr="008D6945">
        <w:t xml:space="preserve">ERP </w:t>
      </w:r>
      <w:r w:rsidR="00D04011" w:rsidRPr="008D6945">
        <w:t>Cloud with the EBS reco</w:t>
      </w:r>
      <w:r w:rsidR="00DE5B62" w:rsidRPr="008D6945">
        <w:t xml:space="preserve">rd in EBS. In cases where the record count in Oracle Cloud is lower or higher than EBS defects must be logged to enable actions plans to be agreed in readiness for Go-live. </w:t>
      </w:r>
    </w:p>
    <w:p w14:paraId="28C25F0F" w14:textId="5D38B01D" w:rsidR="005E1759" w:rsidRPr="008D6945" w:rsidRDefault="005E1759" w:rsidP="00060955">
      <w:r w:rsidRPr="008D6945">
        <w:t xml:space="preserve">Note: This stage is a quick ‘sense check’ on the number of records and requires </w:t>
      </w:r>
      <w:r w:rsidR="00CC33DD" w:rsidRPr="008D6945">
        <w:t>l</w:t>
      </w:r>
      <w:r w:rsidRPr="008D6945">
        <w:t>imited</w:t>
      </w:r>
      <w:r w:rsidR="00CC33DD" w:rsidRPr="008D6945">
        <w:t>/low</w:t>
      </w:r>
      <w:r w:rsidRPr="008D6945">
        <w:t xml:space="preserve"> </w:t>
      </w:r>
      <w:r w:rsidR="00CC33DD" w:rsidRPr="008D6945">
        <w:t xml:space="preserve">effort. </w:t>
      </w:r>
    </w:p>
    <w:p w14:paraId="05515B3D" w14:textId="4E0555B3" w:rsidR="00392575" w:rsidRPr="008D6945" w:rsidRDefault="00392575" w:rsidP="00060955">
      <w:r w:rsidRPr="008D6945">
        <w:rPr>
          <w:u w:val="single"/>
        </w:rPr>
        <w:t>Actions:</w:t>
      </w:r>
      <w:r w:rsidRPr="008D6945">
        <w:t xml:space="preserve"> The actions required to complete this s</w:t>
      </w:r>
      <w:r w:rsidR="00652D51" w:rsidRPr="008D6945">
        <w:t>tage</w:t>
      </w:r>
      <w:r w:rsidRPr="008D6945">
        <w:t xml:space="preserve"> are outlined below. The </w:t>
      </w:r>
      <w:r w:rsidR="00652D51" w:rsidRPr="008D6945">
        <w:t>actions</w:t>
      </w:r>
      <w:r w:rsidRPr="008D6945">
        <w:t xml:space="preserve"> </w:t>
      </w:r>
      <w:r w:rsidR="00546F77">
        <w:t>must</w:t>
      </w:r>
      <w:r w:rsidRPr="008D6945">
        <w:t xml:space="preserve"> be carried out for each of the </w:t>
      </w:r>
      <w:r w:rsidR="00732045">
        <w:t xml:space="preserve">AR Transaction types (classes) </w:t>
      </w:r>
      <w:r w:rsidR="00114A08" w:rsidRPr="008D6945">
        <w:t>e.g.,</w:t>
      </w:r>
      <w:r w:rsidRPr="008D6945">
        <w:t xml:space="preserve"> for </w:t>
      </w:r>
      <w:r w:rsidR="00EB2467">
        <w:t xml:space="preserve">Invoices, </w:t>
      </w:r>
      <w:r w:rsidR="00732045">
        <w:t>Credit Memos</w:t>
      </w:r>
      <w:r w:rsidRPr="008D6945">
        <w:t xml:space="preserve"> and so on. </w:t>
      </w:r>
    </w:p>
    <w:p w14:paraId="07EF9E2F" w14:textId="644CA990"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Identify the data object that is to be reconciled </w:t>
      </w:r>
      <w:r w:rsidR="00114A08" w:rsidRPr="008D6945">
        <w:rPr>
          <w:rFonts w:asciiTheme="minorHAnsi" w:hAnsiTheme="minorHAnsi" w:cstheme="minorHAnsi"/>
          <w:sz w:val="22"/>
          <w:szCs w:val="22"/>
        </w:rPr>
        <w:t>e.g.,</w:t>
      </w:r>
      <w:r w:rsidRPr="008D6945">
        <w:rPr>
          <w:rFonts w:asciiTheme="minorHAnsi" w:hAnsiTheme="minorHAnsi" w:cstheme="minorHAnsi"/>
          <w:sz w:val="22"/>
          <w:szCs w:val="22"/>
        </w:rPr>
        <w:t xml:space="preserve"> </w:t>
      </w:r>
      <w:r w:rsidR="00EB2467">
        <w:rPr>
          <w:rFonts w:asciiTheme="minorHAnsi" w:hAnsiTheme="minorHAnsi" w:cstheme="minorHAnsi"/>
          <w:sz w:val="22"/>
          <w:szCs w:val="22"/>
        </w:rPr>
        <w:t>AR Invoices</w:t>
      </w:r>
      <w:r w:rsidRPr="008D6945">
        <w:rPr>
          <w:rFonts w:asciiTheme="minorHAnsi" w:hAnsiTheme="minorHAnsi" w:cstheme="minorHAnsi"/>
          <w:sz w:val="22"/>
          <w:szCs w:val="22"/>
        </w:rPr>
        <w:t xml:space="preserve"> (count). </w:t>
      </w:r>
    </w:p>
    <w:p w14:paraId="37351EEC" w14:textId="1B709208"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EBS Report.</w:t>
      </w:r>
    </w:p>
    <w:p w14:paraId="5D2E096E" w14:textId="01983210"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Get record count for the data object from the ERP Cloud Report.</w:t>
      </w:r>
    </w:p>
    <w:p w14:paraId="46C54ED4" w14:textId="5253F8D5"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 xml:space="preserve">Compare the two numbers in 2) and 3) above. </w:t>
      </w:r>
    </w:p>
    <w:p w14:paraId="7A7DE335" w14:textId="7780C43D" w:rsidR="00392575" w:rsidRPr="008D6945" w:rsidRDefault="00392575" w:rsidP="00392575">
      <w:pPr>
        <w:pStyle w:val="ListParagraph"/>
        <w:numPr>
          <w:ilvl w:val="0"/>
          <w:numId w:val="19"/>
        </w:numPr>
        <w:rPr>
          <w:rFonts w:asciiTheme="minorHAnsi" w:hAnsiTheme="minorHAnsi" w:cstheme="minorHAnsi"/>
          <w:sz w:val="22"/>
          <w:szCs w:val="22"/>
        </w:rPr>
      </w:pPr>
      <w:r w:rsidRPr="008D6945">
        <w:rPr>
          <w:rFonts w:asciiTheme="minorHAnsi" w:hAnsiTheme="minorHAnsi" w:cstheme="minorHAnsi"/>
          <w:sz w:val="22"/>
          <w:szCs w:val="22"/>
        </w:rPr>
        <w:t>In case</w:t>
      </w:r>
      <w:r w:rsidR="00652D51" w:rsidRPr="008D6945">
        <w:rPr>
          <w:rFonts w:asciiTheme="minorHAnsi" w:hAnsiTheme="minorHAnsi" w:cstheme="minorHAnsi"/>
          <w:sz w:val="22"/>
          <w:szCs w:val="22"/>
        </w:rPr>
        <w:t>s where count is not matching</w:t>
      </w:r>
      <w:r w:rsidR="00114A08" w:rsidRPr="008D6945">
        <w:rPr>
          <w:rFonts w:asciiTheme="minorHAnsi" w:hAnsiTheme="minorHAnsi" w:cstheme="minorHAnsi"/>
          <w:sz w:val="22"/>
          <w:szCs w:val="22"/>
        </w:rPr>
        <w:t xml:space="preserve">, </w:t>
      </w:r>
      <w:r w:rsidR="00652D51" w:rsidRPr="008D6945">
        <w:rPr>
          <w:rFonts w:asciiTheme="minorHAnsi" w:hAnsiTheme="minorHAnsi" w:cstheme="minorHAnsi"/>
          <w:sz w:val="22"/>
          <w:szCs w:val="22"/>
        </w:rPr>
        <w:t>note the difference. The difference will require further investigation in Stage 3 – ‘3.</w:t>
      </w:r>
      <w:r w:rsidR="00652D51" w:rsidRPr="008D6945">
        <w:rPr>
          <w:rFonts w:asciiTheme="minorHAnsi" w:hAnsiTheme="minorHAnsi" w:cstheme="minorHAnsi"/>
          <w:sz w:val="22"/>
          <w:szCs w:val="22"/>
        </w:rPr>
        <w:tab/>
        <w:t xml:space="preserve">Detailed Data Reconciliation’.  </w:t>
      </w:r>
    </w:p>
    <w:p w14:paraId="77C5B62A" w14:textId="77777777" w:rsidR="00356611" w:rsidRPr="008D6945" w:rsidRDefault="00356611">
      <w:pPr>
        <w:spacing w:after="0" w:line="240" w:lineRule="auto"/>
        <w:rPr>
          <w:rFonts w:asciiTheme="minorHAnsi" w:hAnsiTheme="minorHAnsi" w:cstheme="minorHAnsi"/>
        </w:rPr>
      </w:pPr>
    </w:p>
    <w:p w14:paraId="74DD7371" w14:textId="060A6769" w:rsidR="00BA74D6" w:rsidRPr="008D6945" w:rsidRDefault="00356611">
      <w:pPr>
        <w:spacing w:after="0" w:line="240" w:lineRule="auto"/>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5524"/>
        <w:gridCol w:w="3827"/>
      </w:tblGrid>
      <w:tr w:rsidR="00BA74D6" w:rsidRPr="008D6945" w14:paraId="76C76CCD" w14:textId="77777777" w:rsidTr="00E7166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524" w:type="dxa"/>
          </w:tcPr>
          <w:p w14:paraId="6EA2B234" w14:textId="6D872DD7" w:rsidR="00BA74D6" w:rsidRPr="008D6945" w:rsidRDefault="00BA74D6" w:rsidP="00AD73DE">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Action</w:t>
            </w:r>
          </w:p>
        </w:tc>
        <w:tc>
          <w:tcPr>
            <w:tcW w:w="3827" w:type="dxa"/>
          </w:tcPr>
          <w:p w14:paraId="729B7457" w14:textId="1E65FEBA" w:rsidR="00BA74D6" w:rsidRPr="008D6945" w:rsidRDefault="00BA74D6" w:rsidP="00AD73DE">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Output</w:t>
            </w:r>
          </w:p>
        </w:tc>
      </w:tr>
      <w:tr w:rsidR="00BA74D6" w:rsidRPr="008D6945" w14:paraId="270C2EBB"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5BA5DFB2" w14:textId="1892CB6C" w:rsidR="00BA74D6" w:rsidRPr="008D6945" w:rsidRDefault="00BA74D6" w:rsidP="00E7166A">
            <w:pPr>
              <w:pStyle w:val="TableTitle0"/>
              <w:numPr>
                <w:ilvl w:val="0"/>
                <w:numId w:val="22"/>
              </w:numPr>
              <w:jc w:val="both"/>
              <w:rPr>
                <w:rFonts w:asciiTheme="minorHAnsi" w:hAnsiTheme="minorHAnsi" w:cstheme="minorHAnsi"/>
                <w:b w:val="0"/>
                <w:bCs w:val="0"/>
                <w:i w:val="0"/>
                <w:iCs/>
                <w:color w:val="auto"/>
                <w:szCs w:val="18"/>
                <w:lang w:val="en-GB"/>
              </w:rPr>
            </w:pPr>
            <w:r w:rsidRPr="008D6945">
              <w:rPr>
                <w:rFonts w:asciiTheme="minorHAnsi" w:hAnsiTheme="minorHAnsi" w:cstheme="minorHAnsi"/>
                <w:b w:val="0"/>
                <w:bCs w:val="0"/>
                <w:i w:val="0"/>
                <w:iCs/>
                <w:szCs w:val="18"/>
                <w:lang w:val="en-GB"/>
              </w:rPr>
              <w:t xml:space="preserve">Identify the data object that is to be reconciled </w:t>
            </w:r>
          </w:p>
        </w:tc>
        <w:tc>
          <w:tcPr>
            <w:tcW w:w="3827" w:type="dxa"/>
            <w:shd w:val="clear" w:color="auto" w:fill="auto"/>
          </w:tcPr>
          <w:p w14:paraId="058386CF" w14:textId="65B2A88F" w:rsidR="00BA74D6" w:rsidRPr="008D6945" w:rsidRDefault="0041417F"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r>
              <w:rPr>
                <w:rFonts w:asciiTheme="minorHAnsi" w:hAnsiTheme="minorHAnsi" w:cstheme="minorHAnsi"/>
                <w:i w:val="0"/>
                <w:iCs/>
                <w:color w:val="auto"/>
                <w:szCs w:val="18"/>
                <w:lang w:val="en-GB"/>
              </w:rPr>
              <w:t>Invoices</w:t>
            </w:r>
          </w:p>
        </w:tc>
      </w:tr>
      <w:tr w:rsidR="00BA74D6" w:rsidRPr="008D6945" w14:paraId="56EE17D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96994CD" w14:textId="131965B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EBS Report.</w:t>
            </w:r>
          </w:p>
        </w:tc>
        <w:tc>
          <w:tcPr>
            <w:tcW w:w="3827" w:type="dxa"/>
            <w:shd w:val="clear" w:color="auto" w:fill="auto"/>
          </w:tcPr>
          <w:p w14:paraId="027E4049" w14:textId="7CE85764"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EBS Report </w:t>
            </w:r>
            <w:r w:rsidR="0041417F">
              <w:rPr>
                <w:rFonts w:asciiTheme="minorHAnsi" w:hAnsiTheme="minorHAnsi" w:cstheme="minorHAnsi"/>
                <w:i w:val="0"/>
                <w:iCs/>
                <w:szCs w:val="18"/>
                <w:lang w:val="en-GB"/>
              </w:rPr>
              <w:t>Invoice</w:t>
            </w:r>
            <w:r w:rsidR="00A26C29">
              <w:rPr>
                <w:rFonts w:asciiTheme="minorHAnsi" w:hAnsiTheme="minorHAnsi" w:cstheme="minorHAnsi"/>
                <w:i w:val="0"/>
                <w:iCs/>
                <w:szCs w:val="18"/>
                <w:lang w:val="en-GB"/>
              </w:rPr>
              <w:t xml:space="preserve"> </w:t>
            </w:r>
            <w:r w:rsidRPr="008D6945">
              <w:rPr>
                <w:rFonts w:asciiTheme="minorHAnsi" w:hAnsiTheme="minorHAnsi" w:cstheme="minorHAnsi"/>
                <w:i w:val="0"/>
                <w:iCs/>
                <w:szCs w:val="18"/>
                <w:lang w:val="en-GB"/>
              </w:rPr>
              <w:t xml:space="preserve">Count = </w:t>
            </w:r>
            <w:r w:rsidR="0041417F">
              <w:rPr>
                <w:rFonts w:asciiTheme="minorHAnsi" w:hAnsiTheme="minorHAnsi" w:cstheme="minorHAnsi"/>
                <w:i w:val="0"/>
                <w:iCs/>
                <w:szCs w:val="18"/>
                <w:lang w:val="en-GB"/>
              </w:rPr>
              <w:t>356</w:t>
            </w:r>
          </w:p>
        </w:tc>
      </w:tr>
      <w:tr w:rsidR="00BA74D6" w:rsidRPr="008D6945" w14:paraId="18E216CC"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27128CF2" w14:textId="54530E3F"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Get record count for the data object from the ERP Cloud Report.</w:t>
            </w:r>
          </w:p>
        </w:tc>
        <w:tc>
          <w:tcPr>
            <w:tcW w:w="3827" w:type="dxa"/>
            <w:shd w:val="clear" w:color="auto" w:fill="auto"/>
          </w:tcPr>
          <w:p w14:paraId="0DB5F76F" w14:textId="353C1447" w:rsidR="00BA74D6" w:rsidRPr="008D6945" w:rsidRDefault="001979C2"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ERP Cloud Report </w:t>
            </w:r>
            <w:r w:rsidR="0041417F">
              <w:rPr>
                <w:rFonts w:asciiTheme="minorHAnsi" w:hAnsiTheme="minorHAnsi" w:cstheme="minorHAnsi"/>
                <w:i w:val="0"/>
                <w:iCs/>
                <w:szCs w:val="18"/>
                <w:lang w:val="en-GB"/>
              </w:rPr>
              <w:t xml:space="preserve">Invoice </w:t>
            </w:r>
            <w:r w:rsidRPr="008D6945">
              <w:rPr>
                <w:rFonts w:asciiTheme="minorHAnsi" w:hAnsiTheme="minorHAnsi" w:cstheme="minorHAnsi"/>
                <w:i w:val="0"/>
                <w:iCs/>
                <w:szCs w:val="18"/>
                <w:lang w:val="en-GB"/>
              </w:rPr>
              <w:t xml:space="preserve">Count = </w:t>
            </w:r>
            <w:r w:rsidR="0041417F">
              <w:rPr>
                <w:rFonts w:asciiTheme="minorHAnsi" w:hAnsiTheme="minorHAnsi" w:cstheme="minorHAnsi"/>
                <w:i w:val="0"/>
                <w:iCs/>
                <w:szCs w:val="18"/>
                <w:lang w:val="en-GB"/>
              </w:rPr>
              <w:t>356</w:t>
            </w:r>
          </w:p>
        </w:tc>
      </w:tr>
      <w:tr w:rsidR="00BA74D6" w:rsidRPr="008D6945" w14:paraId="0346F762" w14:textId="77777777" w:rsidTr="00E7166A">
        <w:trPr>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6C87C7D3" w14:textId="11B8265A"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 xml:space="preserve">Compare the two numbers in 2) and 3) above. </w:t>
            </w:r>
          </w:p>
        </w:tc>
        <w:tc>
          <w:tcPr>
            <w:tcW w:w="3827" w:type="dxa"/>
            <w:shd w:val="clear" w:color="auto" w:fill="auto"/>
          </w:tcPr>
          <w:p w14:paraId="24A8A160" w14:textId="02873164" w:rsidR="00BA74D6" w:rsidRPr="008D6945" w:rsidRDefault="001979C2"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Difference = </w:t>
            </w:r>
            <w:r w:rsidR="0041417F">
              <w:rPr>
                <w:rFonts w:asciiTheme="minorHAnsi" w:hAnsiTheme="minorHAnsi" w:cstheme="minorHAnsi"/>
                <w:i w:val="0"/>
                <w:iCs/>
                <w:szCs w:val="18"/>
                <w:lang w:val="en-GB"/>
              </w:rPr>
              <w:t>356 - 356</w:t>
            </w:r>
          </w:p>
          <w:p w14:paraId="5057CB0C" w14:textId="67F19A41" w:rsidR="001979C2" w:rsidRPr="008D6945" w:rsidRDefault="001979C2" w:rsidP="00AD73DE">
            <w:pPr>
              <w:pStyle w:val="TableTitle0"/>
              <w:ind w:left="72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szCs w:val="18"/>
                <w:lang w:val="en-GB"/>
              </w:rPr>
            </w:pPr>
            <w:r w:rsidRPr="008D6945">
              <w:rPr>
                <w:rFonts w:asciiTheme="minorHAnsi" w:hAnsiTheme="minorHAnsi" w:cstheme="minorHAnsi"/>
                <w:i w:val="0"/>
                <w:iCs/>
                <w:szCs w:val="18"/>
                <w:lang w:val="en-GB"/>
              </w:rPr>
              <w:t xml:space="preserve">  = </w:t>
            </w:r>
            <w:r w:rsidR="0041417F">
              <w:rPr>
                <w:rFonts w:asciiTheme="minorHAnsi" w:hAnsiTheme="minorHAnsi" w:cstheme="minorHAnsi"/>
                <w:i w:val="0"/>
                <w:iCs/>
                <w:szCs w:val="18"/>
                <w:lang w:val="en-GB"/>
              </w:rPr>
              <w:t>0</w:t>
            </w:r>
          </w:p>
          <w:p w14:paraId="3009CE95" w14:textId="61656588" w:rsidR="00AD73DE" w:rsidRPr="008D6945" w:rsidRDefault="00AD73DE" w:rsidP="00AD73DE">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18"/>
                <w:lang w:val="en-GB"/>
              </w:rPr>
            </w:pPr>
            <w:r w:rsidRPr="008D6945">
              <w:rPr>
                <w:rFonts w:asciiTheme="minorHAnsi" w:hAnsiTheme="minorHAnsi" w:cstheme="minorHAnsi"/>
                <w:i w:val="0"/>
                <w:iCs/>
                <w:szCs w:val="18"/>
                <w:lang w:val="en-GB"/>
              </w:rPr>
              <w:t xml:space="preserve">EBS has </w:t>
            </w:r>
            <w:r w:rsidR="0041417F">
              <w:rPr>
                <w:rFonts w:asciiTheme="minorHAnsi" w:hAnsiTheme="minorHAnsi" w:cstheme="minorHAnsi"/>
                <w:i w:val="0"/>
                <w:iCs/>
                <w:szCs w:val="18"/>
                <w:lang w:val="en-GB"/>
              </w:rPr>
              <w:t xml:space="preserve">same number of records as </w:t>
            </w:r>
            <w:r w:rsidRPr="008D6945">
              <w:rPr>
                <w:rFonts w:asciiTheme="minorHAnsi" w:hAnsiTheme="minorHAnsi" w:cstheme="minorHAnsi"/>
                <w:i w:val="0"/>
                <w:iCs/>
                <w:szCs w:val="18"/>
                <w:lang w:val="en-GB"/>
              </w:rPr>
              <w:t>ERP Cloud</w:t>
            </w:r>
          </w:p>
        </w:tc>
      </w:tr>
      <w:tr w:rsidR="00BA74D6" w:rsidRPr="008D6945" w14:paraId="72E9D5BF" w14:textId="77777777" w:rsidTr="00E7166A">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5524" w:type="dxa"/>
            <w:shd w:val="clear" w:color="auto" w:fill="auto"/>
          </w:tcPr>
          <w:p w14:paraId="1CFD8462" w14:textId="01DA83E7" w:rsidR="00BA74D6" w:rsidRPr="008D6945" w:rsidRDefault="00BA74D6" w:rsidP="00E7166A">
            <w:pPr>
              <w:pStyle w:val="TableTitle0"/>
              <w:numPr>
                <w:ilvl w:val="0"/>
                <w:numId w:val="22"/>
              </w:numPr>
              <w:jc w:val="both"/>
              <w:rPr>
                <w:rFonts w:asciiTheme="minorHAnsi" w:hAnsiTheme="minorHAnsi" w:cstheme="minorHAnsi"/>
                <w:b w:val="0"/>
                <w:bCs w:val="0"/>
                <w:i w:val="0"/>
                <w:iCs/>
                <w:szCs w:val="18"/>
                <w:lang w:val="en-GB"/>
              </w:rPr>
            </w:pPr>
            <w:r w:rsidRPr="008D6945">
              <w:rPr>
                <w:rFonts w:asciiTheme="minorHAnsi" w:hAnsiTheme="minorHAnsi" w:cstheme="minorHAnsi"/>
                <w:b w:val="0"/>
                <w:bCs w:val="0"/>
                <w:i w:val="0"/>
                <w:iCs/>
                <w:szCs w:val="18"/>
                <w:lang w:val="en-GB"/>
              </w:rPr>
              <w:t>In cases where count is not matching, note the difference. The difference will require further investigation in Stage</w:t>
            </w:r>
          </w:p>
        </w:tc>
        <w:tc>
          <w:tcPr>
            <w:tcW w:w="3827" w:type="dxa"/>
            <w:shd w:val="clear" w:color="auto" w:fill="auto"/>
          </w:tcPr>
          <w:p w14:paraId="44CC7679" w14:textId="4692CCA1" w:rsidR="00BA74D6" w:rsidRPr="008D6945" w:rsidRDefault="0041417F" w:rsidP="00AD73DE">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szCs w:val="18"/>
                <w:lang w:val="en-GB"/>
              </w:rPr>
            </w:pPr>
            <w:r>
              <w:rPr>
                <w:rFonts w:asciiTheme="minorHAnsi" w:hAnsiTheme="minorHAnsi" w:cstheme="minorHAnsi"/>
                <w:i w:val="0"/>
                <w:iCs/>
                <w:szCs w:val="18"/>
                <w:lang w:val="en-GB"/>
              </w:rPr>
              <w:t>Not required. Records match</w:t>
            </w:r>
            <w:r w:rsidR="00AD73DE" w:rsidRPr="008D6945">
              <w:rPr>
                <w:rFonts w:asciiTheme="minorHAnsi" w:hAnsiTheme="minorHAnsi" w:cstheme="minorHAnsi"/>
                <w:i w:val="0"/>
                <w:iCs/>
                <w:szCs w:val="18"/>
                <w:lang w:val="en-GB"/>
              </w:rPr>
              <w:t xml:space="preserve"> </w:t>
            </w:r>
          </w:p>
        </w:tc>
      </w:tr>
    </w:tbl>
    <w:p w14:paraId="3262F0F2" w14:textId="597B93AF" w:rsidR="00685BA2" w:rsidRPr="008D6945" w:rsidRDefault="00685BA2">
      <w:pPr>
        <w:spacing w:after="0" w:line="240" w:lineRule="auto"/>
        <w:rPr>
          <w:rFonts w:asciiTheme="minorHAnsi" w:hAnsiTheme="minorHAnsi" w:cstheme="minorHAnsi"/>
          <w:u w:val="single"/>
        </w:rPr>
      </w:pPr>
      <w:r w:rsidRPr="008D6945">
        <w:rPr>
          <w:rFonts w:asciiTheme="minorHAnsi" w:hAnsiTheme="minorHAnsi" w:cstheme="minorHAnsi"/>
          <w:u w:val="single"/>
        </w:rPr>
        <w:br w:type="page"/>
      </w:r>
    </w:p>
    <w:p w14:paraId="18C251D7" w14:textId="35CAC778" w:rsidR="00685BA2" w:rsidRPr="008D6945" w:rsidRDefault="00B52FA7" w:rsidP="00685BA2">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94" w:name="_Toc66183677"/>
      <w:r w:rsidRPr="008D6945">
        <w:rPr>
          <w:rFonts w:asciiTheme="minorHAnsi" w:hAnsiTheme="minorHAnsi" w:cstheme="minorHAnsi"/>
          <w:i w:val="0"/>
          <w:iCs/>
        </w:rPr>
        <w:lastRenderedPageBreak/>
        <w:t>User Interface Sampling</w:t>
      </w:r>
      <w:bookmarkEnd w:id="94"/>
    </w:p>
    <w:p w14:paraId="71CA5FBC" w14:textId="22FB0A64" w:rsidR="00685BA2" w:rsidRPr="008D6945" w:rsidRDefault="00685BA2" w:rsidP="00685BA2">
      <w:r w:rsidRPr="008D6945">
        <w:rPr>
          <w:u w:val="single"/>
        </w:rPr>
        <w:t>Purpose:</w:t>
      </w:r>
      <w:r w:rsidRPr="008D6945">
        <w:t xml:space="preserve"> The purpose of this stage is to </w:t>
      </w:r>
      <w:r w:rsidR="00356611" w:rsidRPr="008D6945">
        <w:t xml:space="preserve">check a small number of records using the user interfaces in ERP Cloud and in EBS. Looking at the records from the front end will give users the confidence that data migrated is of high quality and </w:t>
      </w:r>
      <w:r w:rsidR="002D3914" w:rsidRPr="008D6945">
        <w:t xml:space="preserve">that the data has been migrated to the correct fields in the user interface. </w:t>
      </w:r>
      <w:r w:rsidRPr="008D6945">
        <w:t>In case</w:t>
      </w:r>
      <w:r w:rsidR="002D3914" w:rsidRPr="008D6945">
        <w:t xml:space="preserve"> of discrepancies</w:t>
      </w:r>
      <w:r w:rsidRPr="008D6945">
        <w:t xml:space="preserve"> </w:t>
      </w:r>
      <w:r w:rsidR="002D3914" w:rsidRPr="008D6945">
        <w:t xml:space="preserve">defects </w:t>
      </w:r>
      <w:r w:rsidRPr="008D6945">
        <w:t xml:space="preserve">must be logged to enable actions plans to be agreed in readiness for Go-live. </w:t>
      </w:r>
    </w:p>
    <w:p w14:paraId="13CA6969" w14:textId="2191E7E8" w:rsidR="005E1759" w:rsidRPr="008D6945" w:rsidRDefault="005E1759" w:rsidP="00685BA2">
      <w:r w:rsidRPr="008D6945">
        <w:t xml:space="preserve">Note: </w:t>
      </w:r>
      <w:commentRangeStart w:id="95"/>
      <w:commentRangeStart w:id="96"/>
      <w:commentRangeStart w:id="97"/>
      <w:r w:rsidRPr="008D6945">
        <w:t>This is no specific recommendation on the number of records</w:t>
      </w:r>
      <w:ins w:id="98" w:author="Harry Kochhar" w:date="2021-03-03T12:22:00Z">
        <w:r w:rsidR="002068C8">
          <w:t xml:space="preserve"> </w:t>
        </w:r>
      </w:ins>
      <w:ins w:id="99" w:author="Harry Kochhar" w:date="2021-03-03T12:23:00Z">
        <w:r w:rsidR="002068C8">
          <w:t>that should b</w:t>
        </w:r>
      </w:ins>
      <w:ins w:id="100" w:author="Harry Kochhar" w:date="2021-03-03T12:22:00Z">
        <w:r w:rsidR="002068C8">
          <w:t>e sample che</w:t>
        </w:r>
      </w:ins>
      <w:ins w:id="101" w:author="Harry Kochhar" w:date="2021-03-03T12:23:00Z">
        <w:r w:rsidR="002068C8">
          <w:t>cked</w:t>
        </w:r>
      </w:ins>
      <w:r w:rsidRPr="008D6945">
        <w:t>.</w:t>
      </w:r>
      <w:commentRangeEnd w:id="95"/>
      <w:r w:rsidR="001E6278">
        <w:rPr>
          <w:rStyle w:val="CommentReference"/>
        </w:rPr>
        <w:commentReference w:id="95"/>
      </w:r>
      <w:commentRangeEnd w:id="96"/>
      <w:r w:rsidR="00DD10A8">
        <w:rPr>
          <w:rStyle w:val="CommentReference"/>
        </w:rPr>
        <w:commentReference w:id="96"/>
      </w:r>
      <w:commentRangeEnd w:id="97"/>
      <w:r>
        <w:rPr>
          <w:rStyle w:val="CommentReference"/>
        </w:rPr>
        <w:commentReference w:id="97"/>
      </w:r>
      <w:r w:rsidRPr="008D6945">
        <w:t xml:space="preserve"> Business owners should decide how many records shall be sample checked based on factors such as – resources and time to be allocated to this task, number of </w:t>
      </w:r>
      <w:r w:rsidR="00803180">
        <w:t>records</w:t>
      </w:r>
      <w:r w:rsidRPr="008D6945">
        <w:t xml:space="preserve"> migrated, number of top/business critical </w:t>
      </w:r>
      <w:r w:rsidR="004B418B">
        <w:t>customer transactions</w:t>
      </w:r>
      <w:r w:rsidRPr="008D6945">
        <w:t xml:space="preserve"> and so on. </w:t>
      </w:r>
    </w:p>
    <w:p w14:paraId="27087C94" w14:textId="08FE5C0F" w:rsidR="00C32892" w:rsidRDefault="00685BA2" w:rsidP="00C32892">
      <w:r w:rsidRPr="008D6945">
        <w:rPr>
          <w:u w:val="single"/>
        </w:rPr>
        <w:t>Actions:</w:t>
      </w:r>
      <w:r w:rsidRPr="008D6945">
        <w:t xml:space="preserve"> The actions required to complete this stage are outlined below. The actions </w:t>
      </w:r>
      <w:r w:rsidR="00546F77">
        <w:t>must</w:t>
      </w:r>
      <w:r w:rsidRPr="008D6945">
        <w:t xml:space="preserve"> be carried out for each of </w:t>
      </w:r>
      <w:r w:rsidR="00B82922">
        <w:t xml:space="preserve">the </w:t>
      </w:r>
      <w:r w:rsidR="00C64800">
        <w:t xml:space="preserve">AR </w:t>
      </w:r>
      <w:proofErr w:type="gramStart"/>
      <w:r w:rsidR="00C64800">
        <w:t>Transactions</w:t>
      </w:r>
      <w:proofErr w:type="gramEnd"/>
      <w:r w:rsidR="00B82922">
        <w:t xml:space="preserve"> </w:t>
      </w:r>
      <w:r w:rsidR="000B3E79">
        <w:t>types (</w:t>
      </w:r>
      <w:r w:rsidR="00B82922">
        <w:t>classes</w:t>
      </w:r>
      <w:r w:rsidR="000B3E79">
        <w:t>)</w:t>
      </w:r>
      <w:r w:rsidR="00B82922">
        <w:t xml:space="preserve"> i.e. Invoice, Credit Memo etc</w:t>
      </w:r>
      <w:r w:rsidR="00B45A2F" w:rsidRPr="008D6945">
        <w:t xml:space="preserve">. </w:t>
      </w:r>
    </w:p>
    <w:p w14:paraId="34899B75" w14:textId="03F433FB" w:rsidR="00685BA2" w:rsidRPr="00A53EC9" w:rsidRDefault="00685BA2" w:rsidP="00C32892">
      <w:pPr>
        <w:pStyle w:val="ListParagraph"/>
        <w:numPr>
          <w:ilvl w:val="0"/>
          <w:numId w:val="20"/>
        </w:numPr>
        <w:rPr>
          <w:rFonts w:asciiTheme="minorHAnsi" w:hAnsiTheme="minorHAnsi" w:cstheme="minorHAnsi"/>
          <w:sz w:val="22"/>
          <w:szCs w:val="22"/>
        </w:rPr>
      </w:pPr>
      <w:r w:rsidRPr="00A53EC9">
        <w:rPr>
          <w:rFonts w:asciiTheme="minorHAnsi" w:hAnsiTheme="minorHAnsi" w:cstheme="minorHAnsi"/>
          <w:sz w:val="22"/>
          <w:szCs w:val="22"/>
        </w:rPr>
        <w:t xml:space="preserve">Identify the </w:t>
      </w:r>
      <w:r w:rsidR="00C32892" w:rsidRPr="00A53EC9">
        <w:rPr>
          <w:rFonts w:asciiTheme="minorHAnsi" w:hAnsiTheme="minorHAnsi" w:cstheme="minorHAnsi"/>
          <w:sz w:val="22"/>
          <w:szCs w:val="22"/>
        </w:rPr>
        <w:t>AR Transaction</w:t>
      </w:r>
      <w:r w:rsidR="00B45A2F" w:rsidRPr="00A53EC9">
        <w:rPr>
          <w:rFonts w:asciiTheme="minorHAnsi" w:hAnsiTheme="minorHAnsi" w:cstheme="minorHAnsi"/>
          <w:sz w:val="22"/>
          <w:szCs w:val="22"/>
        </w:rPr>
        <w:t xml:space="preserve"> to be </w:t>
      </w:r>
      <w:r w:rsidR="004132A1" w:rsidRPr="00A53EC9">
        <w:rPr>
          <w:rFonts w:asciiTheme="minorHAnsi" w:hAnsiTheme="minorHAnsi" w:cstheme="minorHAnsi"/>
          <w:sz w:val="22"/>
          <w:szCs w:val="22"/>
        </w:rPr>
        <w:t xml:space="preserve">sample </w:t>
      </w:r>
      <w:proofErr w:type="gramStart"/>
      <w:r w:rsidR="001155BC" w:rsidRPr="00A53EC9">
        <w:rPr>
          <w:rFonts w:asciiTheme="minorHAnsi" w:hAnsiTheme="minorHAnsi" w:cstheme="minorHAnsi"/>
          <w:sz w:val="22"/>
          <w:szCs w:val="22"/>
        </w:rPr>
        <w:t xml:space="preserve">checked </w:t>
      </w:r>
      <w:r w:rsidR="003E0311" w:rsidRPr="00A53EC9">
        <w:rPr>
          <w:rFonts w:asciiTheme="minorHAnsi" w:hAnsiTheme="minorHAnsi" w:cstheme="minorHAnsi"/>
          <w:sz w:val="22"/>
          <w:szCs w:val="22"/>
        </w:rPr>
        <w:t>e.g.,</w:t>
      </w:r>
      <w:proofErr w:type="gramEnd"/>
      <w:r w:rsidRPr="00A53EC9">
        <w:rPr>
          <w:rFonts w:asciiTheme="minorHAnsi" w:hAnsiTheme="minorHAnsi" w:cstheme="minorHAnsi"/>
          <w:sz w:val="22"/>
          <w:szCs w:val="22"/>
        </w:rPr>
        <w:t xml:space="preserve"> </w:t>
      </w:r>
      <w:r w:rsidR="00C32892" w:rsidRPr="00A53EC9">
        <w:rPr>
          <w:rFonts w:asciiTheme="minorHAnsi" w:hAnsiTheme="minorHAnsi" w:cstheme="minorHAnsi"/>
          <w:sz w:val="22"/>
          <w:szCs w:val="22"/>
        </w:rPr>
        <w:t>Invoice 3445743</w:t>
      </w:r>
      <w:r w:rsidR="004132A1" w:rsidRPr="00A53EC9">
        <w:rPr>
          <w:rFonts w:asciiTheme="minorHAnsi" w:hAnsiTheme="minorHAnsi" w:cstheme="minorHAnsi"/>
          <w:sz w:val="22"/>
          <w:szCs w:val="22"/>
        </w:rPr>
        <w:t xml:space="preserve">. </w:t>
      </w:r>
    </w:p>
    <w:p w14:paraId="1E1DB9E3" w14:textId="089A491C" w:rsidR="00685BA2" w:rsidRPr="00A53EC9" w:rsidRDefault="00CC33DD" w:rsidP="00B52FA7">
      <w:pPr>
        <w:pStyle w:val="ListParagraph"/>
        <w:numPr>
          <w:ilvl w:val="0"/>
          <w:numId w:val="20"/>
        </w:numPr>
        <w:rPr>
          <w:rFonts w:asciiTheme="minorHAnsi" w:hAnsiTheme="minorHAnsi" w:cstheme="minorHAnsi"/>
          <w:sz w:val="22"/>
          <w:szCs w:val="22"/>
        </w:rPr>
      </w:pPr>
      <w:r w:rsidRPr="00A53EC9">
        <w:rPr>
          <w:rFonts w:asciiTheme="minorHAnsi" w:hAnsiTheme="minorHAnsi" w:cstheme="minorHAnsi"/>
          <w:sz w:val="22"/>
          <w:szCs w:val="22"/>
        </w:rPr>
        <w:t xml:space="preserve">Query the </w:t>
      </w:r>
      <w:r w:rsidR="00C32892" w:rsidRPr="00A53EC9">
        <w:rPr>
          <w:rFonts w:asciiTheme="minorHAnsi" w:hAnsiTheme="minorHAnsi" w:cstheme="minorHAnsi"/>
          <w:sz w:val="22"/>
          <w:szCs w:val="22"/>
        </w:rPr>
        <w:t>AR Invoice</w:t>
      </w:r>
      <w:r w:rsidR="000023D8" w:rsidRPr="00A53EC9">
        <w:rPr>
          <w:rFonts w:asciiTheme="minorHAnsi" w:hAnsiTheme="minorHAnsi" w:cstheme="minorHAnsi"/>
          <w:sz w:val="22"/>
          <w:szCs w:val="22"/>
        </w:rPr>
        <w:t xml:space="preserve"> </w:t>
      </w:r>
      <w:r w:rsidR="00C52C0E" w:rsidRPr="00A53EC9">
        <w:rPr>
          <w:rFonts w:asciiTheme="minorHAnsi" w:hAnsiTheme="minorHAnsi" w:cstheme="minorHAnsi"/>
          <w:sz w:val="22"/>
          <w:szCs w:val="22"/>
        </w:rPr>
        <w:t xml:space="preserve">record </w:t>
      </w:r>
      <w:r w:rsidRPr="00A53EC9">
        <w:rPr>
          <w:rFonts w:asciiTheme="minorHAnsi" w:hAnsiTheme="minorHAnsi" w:cstheme="minorHAnsi"/>
          <w:sz w:val="22"/>
          <w:szCs w:val="22"/>
        </w:rPr>
        <w:t xml:space="preserve">in </w:t>
      </w:r>
      <w:r w:rsidR="00B45A2F" w:rsidRPr="00A53EC9">
        <w:rPr>
          <w:rFonts w:asciiTheme="minorHAnsi" w:hAnsiTheme="minorHAnsi" w:cstheme="minorHAnsi"/>
          <w:sz w:val="22"/>
          <w:szCs w:val="22"/>
        </w:rPr>
        <w:t xml:space="preserve">EBS </w:t>
      </w:r>
      <w:r w:rsidR="00C52C0E" w:rsidRPr="00A53EC9">
        <w:rPr>
          <w:rFonts w:asciiTheme="minorHAnsi" w:hAnsiTheme="minorHAnsi" w:cstheme="minorHAnsi"/>
          <w:sz w:val="22"/>
          <w:szCs w:val="22"/>
        </w:rPr>
        <w:t>user interface.</w:t>
      </w:r>
      <w:r w:rsidR="00B45A2F" w:rsidRPr="00A53EC9">
        <w:rPr>
          <w:rFonts w:asciiTheme="minorHAnsi" w:hAnsiTheme="minorHAnsi" w:cstheme="minorHAnsi"/>
          <w:sz w:val="22"/>
          <w:szCs w:val="22"/>
        </w:rPr>
        <w:t xml:space="preserve"> </w:t>
      </w:r>
    </w:p>
    <w:p w14:paraId="7570FFE5" w14:textId="31CB370A" w:rsidR="00685BA2" w:rsidRPr="00A53EC9" w:rsidRDefault="00C52C0E" w:rsidP="008F24C6">
      <w:pPr>
        <w:pStyle w:val="ListParagraph"/>
        <w:numPr>
          <w:ilvl w:val="0"/>
          <w:numId w:val="20"/>
        </w:numPr>
        <w:rPr>
          <w:rFonts w:asciiTheme="minorHAnsi" w:hAnsiTheme="minorHAnsi" w:cstheme="minorHAnsi"/>
          <w:sz w:val="22"/>
          <w:szCs w:val="22"/>
        </w:rPr>
      </w:pPr>
      <w:r w:rsidRPr="00A53EC9">
        <w:rPr>
          <w:rFonts w:asciiTheme="minorHAnsi" w:hAnsiTheme="minorHAnsi" w:cstheme="minorHAnsi"/>
          <w:sz w:val="22"/>
          <w:szCs w:val="22"/>
        </w:rPr>
        <w:t xml:space="preserve">Query the </w:t>
      </w:r>
      <w:r w:rsidR="00C32892" w:rsidRPr="00A53EC9">
        <w:rPr>
          <w:rFonts w:asciiTheme="minorHAnsi" w:hAnsiTheme="minorHAnsi" w:cstheme="minorHAnsi"/>
          <w:sz w:val="22"/>
          <w:szCs w:val="22"/>
        </w:rPr>
        <w:t>AR Invoice</w:t>
      </w:r>
      <w:r w:rsidR="000023D8" w:rsidRPr="00A53EC9">
        <w:rPr>
          <w:rFonts w:asciiTheme="minorHAnsi" w:hAnsiTheme="minorHAnsi" w:cstheme="minorHAnsi"/>
          <w:sz w:val="22"/>
          <w:szCs w:val="22"/>
        </w:rPr>
        <w:t xml:space="preserve"> </w:t>
      </w:r>
      <w:r w:rsidRPr="00A53EC9">
        <w:rPr>
          <w:rFonts w:asciiTheme="minorHAnsi" w:hAnsiTheme="minorHAnsi" w:cstheme="minorHAnsi"/>
          <w:sz w:val="22"/>
          <w:szCs w:val="22"/>
        </w:rPr>
        <w:t xml:space="preserve">record in </w:t>
      </w:r>
      <w:r w:rsidR="00685BA2" w:rsidRPr="00A53EC9">
        <w:rPr>
          <w:rFonts w:asciiTheme="minorHAnsi" w:hAnsiTheme="minorHAnsi" w:cstheme="minorHAnsi"/>
          <w:sz w:val="22"/>
          <w:szCs w:val="22"/>
        </w:rPr>
        <w:t>ERP Cloud</w:t>
      </w:r>
      <w:r w:rsidRPr="00A53EC9">
        <w:rPr>
          <w:rFonts w:asciiTheme="minorHAnsi" w:hAnsiTheme="minorHAnsi" w:cstheme="minorHAnsi"/>
          <w:sz w:val="22"/>
          <w:szCs w:val="22"/>
        </w:rPr>
        <w:t xml:space="preserve"> user interface.</w:t>
      </w:r>
    </w:p>
    <w:p w14:paraId="0B15EA82" w14:textId="59F1BB42" w:rsidR="00685BA2" w:rsidRPr="00A53EC9" w:rsidRDefault="00685BA2" w:rsidP="00B52FA7">
      <w:pPr>
        <w:pStyle w:val="ListParagraph"/>
        <w:numPr>
          <w:ilvl w:val="0"/>
          <w:numId w:val="20"/>
        </w:numPr>
        <w:rPr>
          <w:rFonts w:asciiTheme="minorHAnsi" w:hAnsiTheme="minorHAnsi" w:cstheme="minorHAnsi"/>
          <w:sz w:val="22"/>
          <w:szCs w:val="22"/>
        </w:rPr>
      </w:pPr>
      <w:r w:rsidRPr="00A53EC9">
        <w:rPr>
          <w:rFonts w:asciiTheme="minorHAnsi" w:hAnsiTheme="minorHAnsi" w:cstheme="minorHAnsi"/>
          <w:sz w:val="22"/>
          <w:szCs w:val="22"/>
        </w:rPr>
        <w:t xml:space="preserve">Compare the </w:t>
      </w:r>
      <w:r w:rsidR="00C32892" w:rsidRPr="00A53EC9">
        <w:rPr>
          <w:rFonts w:asciiTheme="minorHAnsi" w:hAnsiTheme="minorHAnsi" w:cstheme="minorHAnsi"/>
          <w:sz w:val="22"/>
          <w:szCs w:val="22"/>
        </w:rPr>
        <w:t>AR Invoice</w:t>
      </w:r>
      <w:r w:rsidR="000023D8" w:rsidRPr="00A53EC9">
        <w:rPr>
          <w:rFonts w:asciiTheme="minorHAnsi" w:hAnsiTheme="minorHAnsi" w:cstheme="minorHAnsi"/>
          <w:sz w:val="22"/>
          <w:szCs w:val="22"/>
        </w:rPr>
        <w:t xml:space="preserve"> </w:t>
      </w:r>
      <w:r w:rsidR="00C52C0E" w:rsidRPr="00A53EC9">
        <w:rPr>
          <w:rFonts w:asciiTheme="minorHAnsi" w:hAnsiTheme="minorHAnsi" w:cstheme="minorHAnsi"/>
          <w:sz w:val="22"/>
          <w:szCs w:val="22"/>
        </w:rPr>
        <w:t xml:space="preserve">record in the </w:t>
      </w:r>
      <w:r w:rsidRPr="00A53EC9">
        <w:rPr>
          <w:rFonts w:asciiTheme="minorHAnsi" w:hAnsiTheme="minorHAnsi" w:cstheme="minorHAnsi"/>
          <w:sz w:val="22"/>
          <w:szCs w:val="22"/>
        </w:rPr>
        <w:t xml:space="preserve">two </w:t>
      </w:r>
      <w:r w:rsidR="00C52C0E" w:rsidRPr="00A53EC9">
        <w:rPr>
          <w:rFonts w:asciiTheme="minorHAnsi" w:hAnsiTheme="minorHAnsi" w:cstheme="minorHAnsi"/>
          <w:sz w:val="22"/>
          <w:szCs w:val="22"/>
        </w:rPr>
        <w:t>user interfaces.</w:t>
      </w:r>
      <w:r w:rsidRPr="00A53EC9">
        <w:rPr>
          <w:rFonts w:asciiTheme="minorHAnsi" w:hAnsiTheme="minorHAnsi" w:cstheme="minorHAnsi"/>
          <w:sz w:val="22"/>
          <w:szCs w:val="22"/>
        </w:rPr>
        <w:t xml:space="preserve"> </w:t>
      </w:r>
    </w:p>
    <w:p w14:paraId="62D22982" w14:textId="226F30D6" w:rsidR="00685BA2" w:rsidRPr="00A53EC9" w:rsidRDefault="00C52C0E" w:rsidP="00B52FA7">
      <w:pPr>
        <w:pStyle w:val="ListParagraph"/>
        <w:numPr>
          <w:ilvl w:val="0"/>
          <w:numId w:val="20"/>
        </w:numPr>
        <w:rPr>
          <w:rFonts w:asciiTheme="minorHAnsi" w:hAnsiTheme="minorHAnsi" w:cstheme="minorHAnsi"/>
          <w:sz w:val="22"/>
          <w:szCs w:val="22"/>
        </w:rPr>
      </w:pPr>
      <w:r w:rsidRPr="00A53EC9">
        <w:rPr>
          <w:rFonts w:asciiTheme="minorHAnsi" w:hAnsiTheme="minorHAnsi" w:cstheme="minorHAnsi"/>
          <w:sz w:val="22"/>
          <w:szCs w:val="22"/>
        </w:rPr>
        <w:t xml:space="preserve">In case </w:t>
      </w:r>
      <w:r w:rsidR="00744A3F" w:rsidRPr="00A53EC9">
        <w:rPr>
          <w:rFonts w:asciiTheme="minorHAnsi" w:hAnsiTheme="minorHAnsi" w:cstheme="minorHAnsi"/>
          <w:sz w:val="22"/>
          <w:szCs w:val="22"/>
        </w:rPr>
        <w:t xml:space="preserve">of any discrepancies/differences found log defects for investigation and resolution. </w:t>
      </w:r>
    </w:p>
    <w:p w14:paraId="0759FBAC" w14:textId="0934FE0B" w:rsidR="004132A1" w:rsidRPr="00A53EC9" w:rsidRDefault="004132A1" w:rsidP="00B52FA7">
      <w:pPr>
        <w:pStyle w:val="ListParagraph"/>
        <w:numPr>
          <w:ilvl w:val="0"/>
          <w:numId w:val="20"/>
        </w:numPr>
        <w:rPr>
          <w:rFonts w:asciiTheme="minorHAnsi" w:hAnsiTheme="minorHAnsi" w:cstheme="minorHAnsi"/>
          <w:sz w:val="22"/>
          <w:szCs w:val="22"/>
        </w:rPr>
      </w:pPr>
      <w:r w:rsidRPr="00A53EC9">
        <w:rPr>
          <w:rFonts w:asciiTheme="minorHAnsi" w:hAnsiTheme="minorHAnsi" w:cstheme="minorHAnsi"/>
          <w:sz w:val="22"/>
          <w:szCs w:val="22"/>
        </w:rPr>
        <w:t xml:space="preserve">Repeat the above steps for all </w:t>
      </w:r>
      <w:r w:rsidR="007D411F" w:rsidRPr="00A53EC9">
        <w:rPr>
          <w:rFonts w:asciiTheme="minorHAnsi" w:hAnsiTheme="minorHAnsi" w:cstheme="minorHAnsi"/>
          <w:sz w:val="22"/>
          <w:szCs w:val="22"/>
        </w:rPr>
        <w:t>AR Transaction</w:t>
      </w:r>
      <w:r w:rsidR="00A53EC9">
        <w:rPr>
          <w:rFonts w:asciiTheme="minorHAnsi" w:hAnsiTheme="minorHAnsi" w:cstheme="minorHAnsi"/>
          <w:sz w:val="22"/>
          <w:szCs w:val="22"/>
        </w:rPr>
        <w:t xml:space="preserve"> Types</w:t>
      </w:r>
      <w:r w:rsidRPr="00A53EC9">
        <w:rPr>
          <w:rFonts w:asciiTheme="minorHAnsi" w:hAnsiTheme="minorHAnsi" w:cstheme="minorHAnsi"/>
          <w:sz w:val="22"/>
          <w:szCs w:val="22"/>
        </w:rPr>
        <w:t xml:space="preserve"> to be sample checked. </w:t>
      </w:r>
    </w:p>
    <w:p w14:paraId="068AC02E" w14:textId="77777777" w:rsidR="007769E4" w:rsidRPr="008D6945" w:rsidRDefault="007769E4" w:rsidP="00E50F88">
      <w:pPr>
        <w:rPr>
          <w:rFonts w:asciiTheme="minorHAnsi" w:hAnsiTheme="minorHAnsi" w:cstheme="minorHAnsi"/>
        </w:rPr>
      </w:pPr>
    </w:p>
    <w:p w14:paraId="20C9B26F" w14:textId="77777777" w:rsidR="00300087" w:rsidRPr="008D6945" w:rsidRDefault="007769E4" w:rsidP="00E50F88">
      <w:pPr>
        <w:rPr>
          <w:rFonts w:asciiTheme="minorHAnsi" w:hAnsiTheme="minorHAnsi" w:cstheme="minorHAnsi"/>
          <w:u w:val="single"/>
        </w:rPr>
      </w:pPr>
      <w:r w:rsidRPr="008D6945">
        <w:rPr>
          <w:rFonts w:asciiTheme="minorHAnsi" w:hAnsiTheme="minorHAnsi" w:cstheme="minorHAnsi"/>
          <w:u w:val="single"/>
        </w:rPr>
        <w:t>Example:</w:t>
      </w:r>
    </w:p>
    <w:tbl>
      <w:tblPr>
        <w:tblStyle w:val="GridTable4-Accent2"/>
        <w:tblpPr w:leftFromText="180" w:rightFromText="180" w:vertAnchor="text" w:horzAnchor="margin" w:tblpY="184"/>
        <w:tblW w:w="9351" w:type="dxa"/>
        <w:tblLayout w:type="fixed"/>
        <w:tblCellMar>
          <w:top w:w="28" w:type="dxa"/>
          <w:left w:w="57" w:type="dxa"/>
          <w:bottom w:w="28" w:type="dxa"/>
          <w:right w:w="57" w:type="dxa"/>
        </w:tblCellMar>
        <w:tblLook w:val="04A0" w:firstRow="1" w:lastRow="0" w:firstColumn="1" w:lastColumn="0" w:noHBand="0" w:noVBand="1"/>
      </w:tblPr>
      <w:tblGrid>
        <w:gridCol w:w="4675"/>
        <w:gridCol w:w="4676"/>
      </w:tblGrid>
      <w:tr w:rsidR="00DB0354" w:rsidRPr="008D6945" w14:paraId="1DE91512" w14:textId="77777777" w:rsidTr="46D4AE89">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675" w:type="dxa"/>
          </w:tcPr>
          <w:p w14:paraId="2410232A" w14:textId="2C1F1FF3" w:rsidR="00DB0354" w:rsidRPr="008D6945" w:rsidRDefault="00DB0354" w:rsidP="008F24C6">
            <w:pPr>
              <w:pStyle w:val="TableHeading"/>
              <w:jc w:val="both"/>
              <w:rPr>
                <w:rFonts w:asciiTheme="minorHAnsi" w:hAnsiTheme="minorHAnsi" w:cstheme="minorHAnsi"/>
                <w:b/>
                <w:bCs/>
                <w:iCs/>
                <w:sz w:val="20"/>
                <w:lang w:val="en-GB"/>
              </w:rPr>
            </w:pPr>
            <w:r w:rsidRPr="008D6945">
              <w:rPr>
                <w:rFonts w:asciiTheme="minorHAnsi" w:hAnsiTheme="minorHAnsi" w:cstheme="minorHAnsi"/>
                <w:b/>
                <w:bCs/>
                <w:iCs/>
                <w:sz w:val="20"/>
                <w:lang w:val="en-GB"/>
              </w:rPr>
              <w:t>EBS</w:t>
            </w:r>
          </w:p>
        </w:tc>
        <w:tc>
          <w:tcPr>
            <w:tcW w:w="4676" w:type="dxa"/>
          </w:tcPr>
          <w:p w14:paraId="1A21CE03" w14:textId="1A4EDD60" w:rsidR="00DB0354" w:rsidRPr="008D6945" w:rsidRDefault="00DB0354" w:rsidP="008F24C6">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 w:val="20"/>
                <w:lang w:val="en-GB"/>
              </w:rPr>
            </w:pPr>
            <w:r w:rsidRPr="008D6945">
              <w:rPr>
                <w:rFonts w:asciiTheme="minorHAnsi" w:hAnsiTheme="minorHAnsi" w:cstheme="minorHAnsi"/>
                <w:b/>
                <w:bCs/>
                <w:iCs/>
                <w:sz w:val="20"/>
                <w:lang w:val="en-GB"/>
              </w:rPr>
              <w:t>ERP Cloud</w:t>
            </w:r>
          </w:p>
        </w:tc>
      </w:tr>
      <w:tr w:rsidR="00DB0354" w:rsidRPr="008D6945" w14:paraId="1F08E4BD" w14:textId="77777777" w:rsidTr="46D4AE89">
        <w:trPr>
          <w:cnfStyle w:val="000000100000" w:firstRow="0" w:lastRow="0" w:firstColumn="0" w:lastColumn="0" w:oddVBand="0" w:evenVBand="0" w:oddHBand="1" w:evenHBand="0" w:firstRowFirstColumn="0" w:firstRowLastColumn="0" w:lastRowFirstColumn="0" w:lastRowLastColumn="0"/>
          <w:cantSplit/>
          <w:trHeight w:val="57"/>
        </w:trPr>
        <w:tc>
          <w:tcPr>
            <w:cnfStyle w:val="001000000000" w:firstRow="0" w:lastRow="0" w:firstColumn="1" w:lastColumn="0" w:oddVBand="0" w:evenVBand="0" w:oddHBand="0" w:evenHBand="0" w:firstRowFirstColumn="0" w:firstRowLastColumn="0" w:lastRowFirstColumn="0" w:lastRowLastColumn="0"/>
            <w:tcW w:w="4675" w:type="dxa"/>
            <w:shd w:val="clear" w:color="auto" w:fill="auto"/>
          </w:tcPr>
          <w:p w14:paraId="09811DA3" w14:textId="5652CA1E" w:rsidR="00DB0354" w:rsidRDefault="001155BC" w:rsidP="00E66090">
            <w:pPr>
              <w:pStyle w:val="TableTitle0"/>
              <w:jc w:val="both"/>
              <w:rPr>
                <w:rFonts w:asciiTheme="minorHAnsi" w:hAnsiTheme="minorHAnsi" w:cstheme="minorHAnsi"/>
                <w:i w:val="0"/>
                <w:color w:val="auto"/>
                <w:sz w:val="20"/>
                <w:lang w:val="en-GB"/>
              </w:rPr>
            </w:pPr>
            <w:r>
              <w:rPr>
                <w:rFonts w:asciiTheme="minorHAnsi" w:hAnsiTheme="minorHAnsi" w:cstheme="minorHAnsi"/>
                <w:i w:val="0"/>
                <w:iCs/>
                <w:color w:val="auto"/>
                <w:sz w:val="20"/>
                <w:lang w:val="en-GB"/>
              </w:rPr>
              <w:t>AR Invoice</w:t>
            </w:r>
            <w:r w:rsidR="000C5278" w:rsidRPr="008D6945">
              <w:rPr>
                <w:rFonts w:asciiTheme="minorHAnsi" w:hAnsiTheme="minorHAnsi" w:cstheme="minorHAnsi"/>
                <w:i w:val="0"/>
                <w:iCs/>
                <w:color w:val="auto"/>
                <w:sz w:val="20"/>
                <w:lang w:val="en-GB"/>
              </w:rPr>
              <w:t xml:space="preserve">: </w:t>
            </w:r>
          </w:p>
          <w:p w14:paraId="1A463B82" w14:textId="77777777" w:rsidR="00E66090" w:rsidRDefault="00232047" w:rsidP="00E66090">
            <w:pPr>
              <w:pStyle w:val="TableHeading"/>
              <w:rPr>
                <w:lang w:val="en-GB"/>
              </w:rPr>
            </w:pPr>
            <w:r>
              <w:rPr>
                <w:noProof/>
              </w:rPr>
              <w:drawing>
                <wp:inline distT="0" distB="0" distL="0" distR="0" wp14:anchorId="3AE3C85C" wp14:editId="1C59D227">
                  <wp:extent cx="2896235" cy="1760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896235" cy="1760855"/>
                          </a:xfrm>
                          <a:prstGeom prst="rect">
                            <a:avLst/>
                          </a:prstGeom>
                        </pic:spPr>
                      </pic:pic>
                    </a:graphicData>
                  </a:graphic>
                </wp:inline>
              </w:drawing>
            </w:r>
          </w:p>
          <w:p w14:paraId="11DA0E10" w14:textId="372FC881" w:rsidR="00232047" w:rsidRPr="00232047" w:rsidRDefault="00232047" w:rsidP="00232047">
            <w:r>
              <w:rPr>
                <w:noProof/>
              </w:rPr>
              <w:drawing>
                <wp:inline distT="0" distB="0" distL="0" distR="0" wp14:anchorId="3F2BC073" wp14:editId="1BB5BC3E">
                  <wp:extent cx="2896235" cy="531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2896235" cy="531495"/>
                          </a:xfrm>
                          <a:prstGeom prst="rect">
                            <a:avLst/>
                          </a:prstGeom>
                        </pic:spPr>
                      </pic:pic>
                    </a:graphicData>
                  </a:graphic>
                </wp:inline>
              </w:drawing>
            </w:r>
          </w:p>
        </w:tc>
        <w:tc>
          <w:tcPr>
            <w:tcW w:w="4676" w:type="dxa"/>
            <w:shd w:val="clear" w:color="auto" w:fill="auto"/>
          </w:tcPr>
          <w:p w14:paraId="1A15178E" w14:textId="28C925CA" w:rsidR="00DB0354" w:rsidRDefault="001155BC" w:rsidP="00E66090">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i w:val="0"/>
                <w:iCs/>
                <w:color w:val="auto"/>
                <w:sz w:val="20"/>
                <w:lang w:val="en-GB"/>
              </w:rPr>
            </w:pPr>
            <w:r>
              <w:rPr>
                <w:rFonts w:asciiTheme="minorHAnsi" w:hAnsiTheme="minorHAnsi" w:cstheme="minorHAnsi"/>
                <w:b/>
                <w:bCs/>
                <w:i w:val="0"/>
                <w:iCs/>
                <w:color w:val="auto"/>
                <w:sz w:val="20"/>
                <w:lang w:val="en-GB"/>
              </w:rPr>
              <w:t>AR Invoice</w:t>
            </w:r>
            <w:r w:rsidR="000C5278" w:rsidRPr="008D6945">
              <w:rPr>
                <w:rFonts w:asciiTheme="minorHAnsi" w:hAnsiTheme="minorHAnsi" w:cstheme="minorHAnsi"/>
                <w:b/>
                <w:bCs/>
                <w:i w:val="0"/>
                <w:iCs/>
                <w:color w:val="auto"/>
                <w:sz w:val="20"/>
                <w:lang w:val="en-GB"/>
              </w:rPr>
              <w:t xml:space="preserve">: </w:t>
            </w:r>
          </w:p>
          <w:p w14:paraId="604C2AB7" w14:textId="5D26D301" w:rsidR="00A11EBF" w:rsidRDefault="00732045" w:rsidP="00A11EBF">
            <w:pPr>
              <w:pStyle w:val="TableHeading"/>
              <w:cnfStyle w:val="000000100000" w:firstRow="0" w:lastRow="0" w:firstColumn="0" w:lastColumn="0" w:oddVBand="0" w:evenVBand="0" w:oddHBand="1" w:evenHBand="0" w:firstRowFirstColumn="0" w:firstRowLastColumn="0" w:lastRowFirstColumn="0" w:lastRowLastColumn="0"/>
              <w:rPr>
                <w:lang w:val="en-GB"/>
              </w:rPr>
            </w:pPr>
            <w:r>
              <w:rPr>
                <w:noProof/>
              </w:rPr>
              <w:drawing>
                <wp:inline distT="0" distB="0" distL="0" distR="0" wp14:anchorId="4460D624" wp14:editId="6D4F2182">
                  <wp:extent cx="2896870" cy="80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2896870" cy="806450"/>
                          </a:xfrm>
                          <a:prstGeom prst="rect">
                            <a:avLst/>
                          </a:prstGeom>
                        </pic:spPr>
                      </pic:pic>
                    </a:graphicData>
                  </a:graphic>
                </wp:inline>
              </w:drawing>
            </w:r>
          </w:p>
          <w:p w14:paraId="755A29F7" w14:textId="0BBCFE3C" w:rsidR="00732045" w:rsidRPr="00732045" w:rsidRDefault="00732045" w:rsidP="00732045">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BD15C4" wp14:editId="2EA6971A">
                  <wp:extent cx="2896870" cy="596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896870" cy="596265"/>
                          </a:xfrm>
                          <a:prstGeom prst="rect">
                            <a:avLst/>
                          </a:prstGeom>
                        </pic:spPr>
                      </pic:pic>
                    </a:graphicData>
                  </a:graphic>
                </wp:inline>
              </w:drawing>
            </w:r>
          </w:p>
        </w:tc>
      </w:tr>
    </w:tbl>
    <w:p w14:paraId="76D08911" w14:textId="39274E9B" w:rsidR="00232047" w:rsidRDefault="00232047" w:rsidP="00232047">
      <w:pPr>
        <w:pStyle w:val="Heading2"/>
        <w:numPr>
          <w:ilvl w:val="0"/>
          <w:numId w:val="0"/>
        </w:numPr>
        <w:tabs>
          <w:tab w:val="left" w:pos="567"/>
        </w:tabs>
        <w:spacing w:before="240" w:after="200" w:line="240" w:lineRule="auto"/>
        <w:ind w:left="720" w:hanging="360"/>
        <w:jc w:val="both"/>
        <w:rPr>
          <w:rFonts w:asciiTheme="minorHAnsi" w:hAnsiTheme="minorHAnsi" w:cstheme="minorHAnsi"/>
          <w:i w:val="0"/>
          <w:iCs/>
        </w:rPr>
      </w:pPr>
    </w:p>
    <w:p w14:paraId="33FF6CD9" w14:textId="212545A5" w:rsidR="00232047" w:rsidRDefault="00232047">
      <w:pPr>
        <w:spacing w:after="0" w:line="240" w:lineRule="auto"/>
      </w:pPr>
      <w:r>
        <w:br w:type="page"/>
      </w:r>
    </w:p>
    <w:p w14:paraId="682DF340" w14:textId="483365AD" w:rsidR="00300087" w:rsidRPr="008D6945" w:rsidRDefault="00300087" w:rsidP="00300087">
      <w:pPr>
        <w:pStyle w:val="Heading2"/>
        <w:numPr>
          <w:ilvl w:val="1"/>
          <w:numId w:val="17"/>
        </w:numPr>
        <w:tabs>
          <w:tab w:val="left" w:pos="567"/>
        </w:tabs>
        <w:spacing w:before="240" w:after="200" w:line="240" w:lineRule="auto"/>
        <w:jc w:val="both"/>
        <w:rPr>
          <w:rFonts w:asciiTheme="minorHAnsi" w:hAnsiTheme="minorHAnsi" w:cstheme="minorHAnsi"/>
          <w:i w:val="0"/>
          <w:iCs/>
        </w:rPr>
      </w:pPr>
      <w:bookmarkStart w:id="102" w:name="_Toc66183678"/>
      <w:r w:rsidRPr="008D6945">
        <w:rPr>
          <w:rFonts w:asciiTheme="minorHAnsi" w:hAnsiTheme="minorHAnsi" w:cstheme="minorHAnsi"/>
          <w:i w:val="0"/>
          <w:iCs/>
        </w:rPr>
        <w:lastRenderedPageBreak/>
        <w:t>Detailed Data Reconciliation</w:t>
      </w:r>
      <w:bookmarkEnd w:id="102"/>
    </w:p>
    <w:p w14:paraId="45D9C0DB" w14:textId="09A50D88" w:rsidR="00300087" w:rsidRPr="004C4B34" w:rsidRDefault="00300087" w:rsidP="002143BF">
      <w:r w:rsidRPr="004C4B34">
        <w:rPr>
          <w:u w:val="single"/>
        </w:rPr>
        <w:t>Purpose:</w:t>
      </w:r>
      <w:r w:rsidRPr="004C4B34">
        <w:t xml:space="preserve"> The purpose of this stage is to </w:t>
      </w:r>
      <w:r w:rsidR="004C4B34">
        <w:t>check the invoice amounts and accounting balances to ensure that the invoices migration is accurate.</w:t>
      </w:r>
      <w:r w:rsidRPr="004C4B34">
        <w:t xml:space="preserve"> In case of discrepancies defects must be logged to enable actions plans to be agreed in readiness for Go-live. </w:t>
      </w:r>
    </w:p>
    <w:p w14:paraId="60934FE7" w14:textId="317C60A9" w:rsidR="002143BF" w:rsidRDefault="00300087" w:rsidP="002143BF">
      <w:r w:rsidRPr="008D6945">
        <w:rPr>
          <w:u w:val="single"/>
        </w:rPr>
        <w:t>Actions:</w:t>
      </w:r>
      <w:r w:rsidRPr="008D6945">
        <w:t xml:space="preserve"> The</w:t>
      </w:r>
      <w:r w:rsidR="00334F3D">
        <w:t xml:space="preserve">re are three key actions </w:t>
      </w:r>
      <w:r w:rsidRPr="008D6945">
        <w:t xml:space="preserve">required to complete this stage are outlined below. </w:t>
      </w:r>
    </w:p>
    <w:p w14:paraId="72C52FFF" w14:textId="77777777" w:rsidR="00BB0340" w:rsidRPr="000F5158" w:rsidRDefault="00BB0340" w:rsidP="00BB0340">
      <w:pPr>
        <w:pStyle w:val="ListParagraph"/>
        <w:numPr>
          <w:ilvl w:val="0"/>
          <w:numId w:val="21"/>
        </w:numPr>
        <w:rPr>
          <w:rFonts w:asciiTheme="minorHAnsi" w:hAnsiTheme="minorHAnsi" w:cstheme="minorHAnsi"/>
          <w:sz w:val="22"/>
          <w:szCs w:val="22"/>
          <w:u w:val="single"/>
        </w:rPr>
      </w:pPr>
      <w:r w:rsidRPr="000F5158">
        <w:rPr>
          <w:rFonts w:asciiTheme="minorHAnsi" w:hAnsiTheme="minorHAnsi" w:cstheme="minorHAnsi"/>
          <w:sz w:val="22"/>
          <w:szCs w:val="22"/>
          <w:u w:val="single"/>
        </w:rPr>
        <w:t>Compare Sub-ledger balances:</w:t>
      </w:r>
    </w:p>
    <w:p w14:paraId="3DA0437F" w14:textId="77777777" w:rsidR="00BB0340" w:rsidRPr="000F5158" w:rsidRDefault="00BB0340" w:rsidP="00BB0340">
      <w:pPr>
        <w:pStyle w:val="ListParagraph"/>
        <w:numPr>
          <w:ilvl w:val="0"/>
          <w:numId w:val="21"/>
        </w:numPr>
        <w:rPr>
          <w:rFonts w:asciiTheme="minorHAnsi" w:hAnsiTheme="minorHAnsi" w:cstheme="minorHAnsi"/>
          <w:sz w:val="22"/>
          <w:szCs w:val="22"/>
          <w:u w:val="single"/>
        </w:rPr>
      </w:pPr>
      <w:r w:rsidRPr="000F5158">
        <w:rPr>
          <w:rFonts w:asciiTheme="minorHAnsi" w:hAnsiTheme="minorHAnsi" w:cstheme="minorHAnsi"/>
          <w:sz w:val="22"/>
          <w:szCs w:val="22"/>
          <w:u w:val="single"/>
        </w:rPr>
        <w:t xml:space="preserve">Use Transaction Details Report to compare AR </w:t>
      </w:r>
      <w:proofErr w:type="gramStart"/>
      <w:r w:rsidRPr="000F5158">
        <w:rPr>
          <w:rFonts w:asciiTheme="minorHAnsi" w:hAnsiTheme="minorHAnsi" w:cstheme="minorHAnsi"/>
          <w:sz w:val="22"/>
          <w:szCs w:val="22"/>
          <w:u w:val="single"/>
        </w:rPr>
        <w:t>Transactions</w:t>
      </w:r>
      <w:proofErr w:type="gramEnd"/>
    </w:p>
    <w:p w14:paraId="7F98EA15" w14:textId="009B9E3D" w:rsidR="00BB0340" w:rsidRPr="000F5158" w:rsidRDefault="00155B3E" w:rsidP="00BB0340">
      <w:pPr>
        <w:pStyle w:val="ListParagraph"/>
        <w:numPr>
          <w:ilvl w:val="0"/>
          <w:numId w:val="21"/>
        </w:numPr>
        <w:rPr>
          <w:rFonts w:asciiTheme="minorHAnsi" w:hAnsiTheme="minorHAnsi" w:cstheme="minorHAnsi"/>
          <w:sz w:val="22"/>
          <w:szCs w:val="22"/>
          <w:u w:val="single"/>
        </w:rPr>
      </w:pPr>
      <w:bookmarkStart w:id="103" w:name="_Hlk65269658"/>
      <w:r>
        <w:rPr>
          <w:rFonts w:asciiTheme="minorHAnsi" w:hAnsiTheme="minorHAnsi" w:cstheme="minorHAnsi"/>
          <w:sz w:val="22"/>
          <w:szCs w:val="22"/>
          <w:u w:val="single"/>
        </w:rPr>
        <w:t>Use AR Aging Reports</w:t>
      </w:r>
    </w:p>
    <w:p w14:paraId="7F7986C6" w14:textId="77777777" w:rsidR="00BB0340" w:rsidRDefault="00BB0340" w:rsidP="00BB0340">
      <w:pPr>
        <w:pStyle w:val="ListParagraph"/>
        <w:ind w:left="360"/>
      </w:pPr>
    </w:p>
    <w:p w14:paraId="186CB0ED" w14:textId="77777777" w:rsidR="00BB0340" w:rsidRPr="00BB0340" w:rsidRDefault="00BB0340" w:rsidP="00BB0340">
      <w:pPr>
        <w:pStyle w:val="ListParagraph"/>
        <w:ind w:left="360"/>
        <w:rPr>
          <w:rFonts w:asciiTheme="minorHAnsi" w:hAnsiTheme="minorHAnsi" w:cstheme="minorHAnsi"/>
        </w:rPr>
      </w:pPr>
    </w:p>
    <w:p w14:paraId="5B06E838" w14:textId="746F1A48" w:rsidR="008F24C6" w:rsidRPr="00155B3E" w:rsidRDefault="004C4B34" w:rsidP="00BB0340">
      <w:pPr>
        <w:pStyle w:val="ListParagraph"/>
        <w:numPr>
          <w:ilvl w:val="0"/>
          <w:numId w:val="28"/>
        </w:numPr>
        <w:rPr>
          <w:rFonts w:asciiTheme="minorHAnsi" w:hAnsiTheme="minorHAnsi" w:cstheme="minorHAnsi"/>
          <w:b/>
          <w:bCs/>
          <w:sz w:val="22"/>
          <w:szCs w:val="22"/>
        </w:rPr>
      </w:pPr>
      <w:r w:rsidRPr="00155B3E">
        <w:rPr>
          <w:rFonts w:asciiTheme="minorHAnsi" w:hAnsiTheme="minorHAnsi" w:cstheme="minorHAnsi"/>
          <w:b/>
          <w:bCs/>
          <w:sz w:val="22"/>
          <w:szCs w:val="22"/>
        </w:rPr>
        <w:t>Compare Sub-ledger balances</w:t>
      </w:r>
      <w:r w:rsidR="008F24C6" w:rsidRPr="00155B3E">
        <w:rPr>
          <w:rFonts w:asciiTheme="minorHAnsi" w:hAnsiTheme="minorHAnsi" w:cstheme="minorHAnsi"/>
          <w:b/>
          <w:bCs/>
          <w:sz w:val="22"/>
          <w:szCs w:val="22"/>
        </w:rPr>
        <w:t>:</w:t>
      </w:r>
    </w:p>
    <w:bookmarkEnd w:id="103"/>
    <w:p w14:paraId="5D0FA20F" w14:textId="2D0EEFAB" w:rsidR="004C4B34" w:rsidRPr="00BB0340" w:rsidRDefault="004C4B34" w:rsidP="004C4B34">
      <w:pPr>
        <w:rPr>
          <w:rFonts w:asciiTheme="minorHAnsi" w:hAnsiTheme="minorHAnsi" w:cstheme="minorHAnsi"/>
        </w:rPr>
      </w:pPr>
      <w:r w:rsidRPr="00BB0340">
        <w:rPr>
          <w:rFonts w:asciiTheme="minorHAnsi" w:hAnsiTheme="minorHAnsi" w:cstheme="minorHAnsi"/>
        </w:rPr>
        <w:t>The sub-ledger control accounts for the transactions loaded to Receivables should agree with the GL control accounts that were migrated from E-Business Suite GL to ERP Cloud GL.</w:t>
      </w:r>
    </w:p>
    <w:p w14:paraId="3C6082B9" w14:textId="1FBEA9A6" w:rsidR="008F24C6" w:rsidRPr="00BB0340" w:rsidRDefault="004C4B34" w:rsidP="002C374A">
      <w:pPr>
        <w:rPr>
          <w:rFonts w:asciiTheme="minorHAnsi" w:hAnsiTheme="minorHAnsi" w:cstheme="minorHAnsi"/>
        </w:rPr>
      </w:pPr>
      <w:r w:rsidRPr="00BB0340">
        <w:rPr>
          <w:rFonts w:asciiTheme="minorHAnsi" w:hAnsiTheme="minorHAnsi" w:cstheme="minorHAnsi"/>
        </w:rPr>
        <w:t>The process to reverse the ERP Cloud AR Transaction balances transferred to GL to avoid double accounting must be completed.</w:t>
      </w:r>
    </w:p>
    <w:p w14:paraId="707EFEEC" w14:textId="60B7DDE2" w:rsidR="002C374A" w:rsidRPr="00BB0340" w:rsidRDefault="002C374A" w:rsidP="00BB0340">
      <w:pPr>
        <w:pStyle w:val="ListParagraph"/>
        <w:numPr>
          <w:ilvl w:val="0"/>
          <w:numId w:val="28"/>
        </w:numPr>
        <w:rPr>
          <w:rFonts w:asciiTheme="minorHAnsi" w:hAnsiTheme="minorHAnsi" w:cstheme="minorHAnsi"/>
          <w:b/>
          <w:bCs/>
          <w:sz w:val="22"/>
          <w:szCs w:val="22"/>
        </w:rPr>
      </w:pPr>
      <w:bookmarkStart w:id="104" w:name="_Hlk65269669"/>
      <w:r w:rsidRPr="00BB0340">
        <w:rPr>
          <w:rFonts w:asciiTheme="minorHAnsi" w:hAnsiTheme="minorHAnsi" w:cstheme="minorHAnsi"/>
          <w:b/>
          <w:bCs/>
          <w:sz w:val="22"/>
          <w:szCs w:val="22"/>
        </w:rPr>
        <w:t xml:space="preserve">Use Transaction Details Report to compare AR </w:t>
      </w:r>
      <w:proofErr w:type="gramStart"/>
      <w:r w:rsidRPr="00BB0340">
        <w:rPr>
          <w:rFonts w:asciiTheme="minorHAnsi" w:hAnsiTheme="minorHAnsi" w:cstheme="minorHAnsi"/>
          <w:b/>
          <w:bCs/>
          <w:sz w:val="22"/>
          <w:szCs w:val="22"/>
        </w:rPr>
        <w:t>Transactions</w:t>
      </w:r>
      <w:proofErr w:type="gramEnd"/>
    </w:p>
    <w:bookmarkEnd w:id="104"/>
    <w:p w14:paraId="58F05B06" w14:textId="2E174618" w:rsidR="00DE6889" w:rsidRPr="00BB0340" w:rsidRDefault="00DE6889" w:rsidP="002C374A">
      <w:pPr>
        <w:rPr>
          <w:rFonts w:asciiTheme="minorHAnsi" w:hAnsiTheme="minorHAnsi" w:cstheme="minorHAnsi"/>
          <w:b/>
          <w:bCs/>
        </w:rPr>
      </w:pPr>
      <w:r w:rsidRPr="00BB0340">
        <w:rPr>
          <w:rFonts w:asciiTheme="minorHAnsi" w:hAnsiTheme="minorHAnsi" w:cstheme="minorHAnsi"/>
        </w:rPr>
        <w:t xml:space="preserve">Use this report to review </w:t>
      </w:r>
      <w:r w:rsidR="00B050DA" w:rsidRPr="00BB0340">
        <w:rPr>
          <w:rFonts w:asciiTheme="minorHAnsi" w:hAnsiTheme="minorHAnsi" w:cstheme="minorHAnsi"/>
        </w:rPr>
        <w:t>all</w:t>
      </w:r>
      <w:r w:rsidRPr="00BB0340">
        <w:rPr>
          <w:rFonts w:asciiTheme="minorHAnsi" w:hAnsiTheme="minorHAnsi" w:cstheme="minorHAnsi"/>
        </w:rPr>
        <w:t xml:space="preserve"> the information for invoices, credit memos, debit memos, chargebacks, guarantees, and deposits. The same report can be run the EBS and in ERP Cloud and the AR Transactions compared. </w:t>
      </w:r>
    </w:p>
    <w:p w14:paraId="6F63C4F1" w14:textId="5FB8D80C" w:rsidR="002C374A" w:rsidRPr="00BB0340" w:rsidRDefault="00DE6889" w:rsidP="002C374A">
      <w:pPr>
        <w:rPr>
          <w:rFonts w:asciiTheme="minorHAnsi" w:hAnsiTheme="minorHAnsi" w:cstheme="minorHAnsi"/>
        </w:rPr>
      </w:pPr>
      <w:r w:rsidRPr="00BB0340">
        <w:rPr>
          <w:rFonts w:asciiTheme="minorHAnsi" w:hAnsiTheme="minorHAnsi" w:cstheme="minorHAnsi"/>
        </w:rPr>
        <w:t>How to run the</w:t>
      </w:r>
      <w:r w:rsidR="002C374A" w:rsidRPr="00BB0340">
        <w:rPr>
          <w:rFonts w:asciiTheme="minorHAnsi" w:hAnsiTheme="minorHAnsi" w:cstheme="minorHAnsi"/>
        </w:rPr>
        <w:t xml:space="preserve"> Transaction Detail Report in E-Business Suite</w:t>
      </w:r>
      <w:r w:rsidRPr="00BB0340">
        <w:rPr>
          <w:rFonts w:asciiTheme="minorHAnsi" w:hAnsiTheme="minorHAnsi" w:cstheme="minorHAnsi"/>
        </w:rPr>
        <w:t>:</w:t>
      </w:r>
    </w:p>
    <w:p w14:paraId="19F34D82" w14:textId="661C36A5" w:rsidR="002C374A" w:rsidRPr="00BB0340" w:rsidRDefault="002C374A" w:rsidP="002C374A">
      <w:pPr>
        <w:pStyle w:val="ListParagraph"/>
        <w:numPr>
          <w:ilvl w:val="0"/>
          <w:numId w:val="26"/>
        </w:numPr>
        <w:rPr>
          <w:rFonts w:asciiTheme="minorHAnsi" w:hAnsiTheme="minorHAnsi" w:cstheme="minorHAnsi"/>
          <w:sz w:val="22"/>
          <w:szCs w:val="22"/>
        </w:rPr>
      </w:pPr>
      <w:r w:rsidRPr="00BB0340">
        <w:rPr>
          <w:rFonts w:asciiTheme="minorHAnsi" w:hAnsiTheme="minorHAnsi" w:cstheme="minorHAnsi"/>
          <w:sz w:val="22"/>
          <w:szCs w:val="22"/>
        </w:rPr>
        <w:t>Log</w:t>
      </w:r>
      <w:r w:rsidR="00DE6889" w:rsidRPr="00BB0340">
        <w:rPr>
          <w:rFonts w:asciiTheme="minorHAnsi" w:hAnsiTheme="minorHAnsi" w:cstheme="minorHAnsi"/>
          <w:sz w:val="22"/>
          <w:szCs w:val="22"/>
        </w:rPr>
        <w:t>o</w:t>
      </w:r>
      <w:r w:rsidRPr="00BB0340">
        <w:rPr>
          <w:rFonts w:asciiTheme="minorHAnsi" w:hAnsiTheme="minorHAnsi" w:cstheme="minorHAnsi"/>
          <w:sz w:val="22"/>
          <w:szCs w:val="22"/>
        </w:rPr>
        <w:t>n to Oracle E-Business suite</w:t>
      </w:r>
    </w:p>
    <w:p w14:paraId="2D74A99F" w14:textId="77777777" w:rsidR="00BB0340" w:rsidRDefault="002C374A" w:rsidP="002C374A">
      <w:pPr>
        <w:pStyle w:val="ListParagraph"/>
        <w:numPr>
          <w:ilvl w:val="0"/>
          <w:numId w:val="26"/>
        </w:numPr>
        <w:rPr>
          <w:rFonts w:asciiTheme="minorHAnsi" w:hAnsiTheme="minorHAnsi" w:cstheme="minorHAnsi"/>
          <w:sz w:val="22"/>
          <w:szCs w:val="22"/>
        </w:rPr>
      </w:pPr>
      <w:r w:rsidRPr="00BB0340">
        <w:rPr>
          <w:rFonts w:asciiTheme="minorHAnsi" w:hAnsiTheme="minorHAnsi" w:cstheme="minorHAnsi"/>
          <w:sz w:val="22"/>
          <w:szCs w:val="22"/>
        </w:rPr>
        <w:t>Navigate to a Receivables responsibility (</w:t>
      </w:r>
      <w:proofErr w:type="gramStart"/>
      <w:r w:rsidRPr="00BB0340">
        <w:rPr>
          <w:rFonts w:asciiTheme="minorHAnsi" w:hAnsiTheme="minorHAnsi" w:cstheme="minorHAnsi"/>
          <w:sz w:val="22"/>
          <w:szCs w:val="22"/>
        </w:rPr>
        <w:t>e.g.</w:t>
      </w:r>
      <w:proofErr w:type="gramEnd"/>
      <w:r w:rsidRPr="00BB0340">
        <w:rPr>
          <w:rFonts w:asciiTheme="minorHAnsi" w:hAnsiTheme="minorHAnsi" w:cstheme="minorHAnsi"/>
          <w:sz w:val="22"/>
          <w:szCs w:val="22"/>
        </w:rPr>
        <w:t xml:space="preserve"> Receivables </w:t>
      </w:r>
    </w:p>
    <w:p w14:paraId="61E30AC9" w14:textId="545073BB" w:rsidR="002C374A" w:rsidRPr="00BB0340" w:rsidRDefault="002C374A" w:rsidP="002C374A">
      <w:pPr>
        <w:pStyle w:val="ListParagraph"/>
        <w:numPr>
          <w:ilvl w:val="0"/>
          <w:numId w:val="26"/>
        </w:numPr>
        <w:rPr>
          <w:rFonts w:asciiTheme="minorHAnsi" w:hAnsiTheme="minorHAnsi" w:cstheme="minorHAnsi"/>
          <w:sz w:val="22"/>
          <w:szCs w:val="22"/>
        </w:rPr>
      </w:pPr>
      <w:r w:rsidRPr="00BB0340">
        <w:rPr>
          <w:rFonts w:asciiTheme="minorHAnsi" w:hAnsiTheme="minorHAnsi" w:cstheme="minorHAnsi"/>
          <w:sz w:val="22"/>
          <w:szCs w:val="22"/>
        </w:rPr>
        <w:t>Manager)</w:t>
      </w:r>
    </w:p>
    <w:p w14:paraId="1866A8E3" w14:textId="549C11E3" w:rsidR="002C374A" w:rsidRPr="00DE6889" w:rsidRDefault="002C374A" w:rsidP="002C374A">
      <w:pPr>
        <w:pStyle w:val="ListParagraph"/>
        <w:numPr>
          <w:ilvl w:val="0"/>
          <w:numId w:val="26"/>
        </w:numPr>
        <w:rPr>
          <w:rFonts w:asciiTheme="minorHAnsi" w:hAnsiTheme="minorHAnsi" w:cstheme="minorHAnsi"/>
          <w:sz w:val="22"/>
          <w:szCs w:val="22"/>
        </w:rPr>
      </w:pPr>
      <w:r w:rsidRPr="00BB0340">
        <w:rPr>
          <w:rFonts w:asciiTheme="minorHAnsi" w:hAnsiTheme="minorHAnsi" w:cstheme="minorHAnsi"/>
          <w:sz w:val="22"/>
          <w:szCs w:val="22"/>
        </w:rPr>
        <w:t>Run Concurrent Requests/Reports - Select ‘Transaction Detail Report’ for each Operating Unit, specifying the start and end transaction numbers to be reconciled.</w:t>
      </w:r>
    </w:p>
    <w:p w14:paraId="4E31FDAA" w14:textId="5CBF0919" w:rsidR="002C374A" w:rsidRDefault="002C374A" w:rsidP="002C374A">
      <w:pPr>
        <w:rPr>
          <w:rFonts w:asciiTheme="minorHAnsi" w:hAnsiTheme="minorHAnsi" w:cstheme="minorHAnsi"/>
        </w:rPr>
      </w:pPr>
      <w:r>
        <w:rPr>
          <w:noProof/>
        </w:rPr>
        <w:drawing>
          <wp:inline distT="0" distB="0" distL="0" distR="0" wp14:anchorId="4C8E26CF" wp14:editId="29749960">
            <wp:extent cx="3739662" cy="2618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739662" cy="2618962"/>
                    </a:xfrm>
                    <a:prstGeom prst="rect">
                      <a:avLst/>
                    </a:prstGeom>
                  </pic:spPr>
                </pic:pic>
              </a:graphicData>
            </a:graphic>
          </wp:inline>
        </w:drawing>
      </w:r>
    </w:p>
    <w:p w14:paraId="32405402" w14:textId="77777777" w:rsidR="00B050DA" w:rsidRDefault="00B050DA" w:rsidP="00DE6889">
      <w:pPr>
        <w:rPr>
          <w:rFonts w:asciiTheme="minorHAnsi" w:hAnsiTheme="minorHAnsi" w:cstheme="minorHAnsi"/>
        </w:rPr>
      </w:pPr>
    </w:p>
    <w:p w14:paraId="7EA38A68" w14:textId="77777777" w:rsidR="00B050DA" w:rsidRDefault="00B050DA" w:rsidP="00DE6889">
      <w:pPr>
        <w:rPr>
          <w:rFonts w:asciiTheme="minorHAnsi" w:hAnsiTheme="minorHAnsi" w:cstheme="minorHAnsi"/>
        </w:rPr>
      </w:pPr>
    </w:p>
    <w:p w14:paraId="5A610116" w14:textId="20140161" w:rsidR="00DE6889" w:rsidRPr="00155B3E" w:rsidRDefault="00DE6889" w:rsidP="00DE6889">
      <w:pPr>
        <w:rPr>
          <w:rFonts w:asciiTheme="minorHAnsi" w:hAnsiTheme="minorHAnsi" w:cstheme="minorHAnsi"/>
        </w:rPr>
      </w:pPr>
      <w:r w:rsidRPr="00155B3E">
        <w:rPr>
          <w:rFonts w:asciiTheme="minorHAnsi" w:hAnsiTheme="minorHAnsi" w:cstheme="minorHAnsi"/>
        </w:rPr>
        <w:lastRenderedPageBreak/>
        <w:t>How to run the Transaction Detail Report ERP Cloud:</w:t>
      </w:r>
    </w:p>
    <w:p w14:paraId="49971195" w14:textId="577D7BFD" w:rsidR="00DE6889" w:rsidRPr="00155B3E" w:rsidRDefault="00DE6889" w:rsidP="00DE6889">
      <w:pPr>
        <w:pStyle w:val="ListParagraph"/>
        <w:numPr>
          <w:ilvl w:val="0"/>
          <w:numId w:val="26"/>
        </w:numPr>
        <w:rPr>
          <w:rFonts w:asciiTheme="minorHAnsi" w:hAnsiTheme="minorHAnsi" w:cstheme="minorHAnsi"/>
          <w:sz w:val="22"/>
          <w:szCs w:val="22"/>
        </w:rPr>
      </w:pPr>
      <w:r w:rsidRPr="00155B3E">
        <w:rPr>
          <w:rFonts w:asciiTheme="minorHAnsi" w:hAnsiTheme="minorHAnsi" w:cstheme="minorHAnsi"/>
          <w:sz w:val="22"/>
          <w:szCs w:val="22"/>
        </w:rPr>
        <w:t>Logon to Oracle ERP Cloud</w:t>
      </w:r>
    </w:p>
    <w:p w14:paraId="438A611D" w14:textId="77777777" w:rsidR="00DE6889" w:rsidRPr="00155B3E" w:rsidRDefault="00DE6889" w:rsidP="00DE6889">
      <w:pPr>
        <w:pStyle w:val="ListParagraph"/>
        <w:numPr>
          <w:ilvl w:val="0"/>
          <w:numId w:val="26"/>
        </w:numPr>
        <w:rPr>
          <w:rFonts w:asciiTheme="minorHAnsi" w:hAnsiTheme="minorHAnsi" w:cstheme="minorHAnsi"/>
          <w:sz w:val="22"/>
          <w:szCs w:val="22"/>
        </w:rPr>
      </w:pPr>
      <w:r w:rsidRPr="00155B3E">
        <w:rPr>
          <w:rFonts w:asciiTheme="minorHAnsi" w:hAnsiTheme="minorHAnsi" w:cstheme="minorHAnsi"/>
          <w:sz w:val="22"/>
          <w:szCs w:val="22"/>
        </w:rPr>
        <w:t>Navigate to Receivables (you must have a Receivables role, either Accounts Receivable Manager or Accounts Receivable Specialist)</w:t>
      </w:r>
    </w:p>
    <w:p w14:paraId="2EBC632A" w14:textId="77777777" w:rsidR="00DE6889" w:rsidRPr="00155B3E" w:rsidRDefault="00DE6889" w:rsidP="00DE6889">
      <w:pPr>
        <w:pStyle w:val="ListParagraph"/>
        <w:numPr>
          <w:ilvl w:val="0"/>
          <w:numId w:val="26"/>
        </w:numPr>
        <w:rPr>
          <w:rFonts w:asciiTheme="minorHAnsi" w:hAnsiTheme="minorHAnsi" w:cstheme="minorHAnsi"/>
          <w:sz w:val="22"/>
          <w:szCs w:val="22"/>
        </w:rPr>
      </w:pPr>
      <w:r w:rsidRPr="00155B3E">
        <w:rPr>
          <w:rFonts w:asciiTheme="minorHAnsi" w:hAnsiTheme="minorHAnsi" w:cstheme="minorHAnsi"/>
          <w:sz w:val="22"/>
          <w:szCs w:val="22"/>
        </w:rPr>
        <w:t>Select Billing</w:t>
      </w:r>
    </w:p>
    <w:p w14:paraId="2967576D" w14:textId="1EF16BE9" w:rsidR="00DE6889" w:rsidRPr="00155B3E" w:rsidRDefault="00DE6889" w:rsidP="00DE6889">
      <w:pPr>
        <w:pStyle w:val="ListParagraph"/>
        <w:ind w:left="360"/>
        <w:rPr>
          <w:rFonts w:asciiTheme="minorHAnsi" w:hAnsiTheme="minorHAnsi" w:cstheme="minorHAnsi"/>
          <w:sz w:val="22"/>
          <w:szCs w:val="22"/>
        </w:rPr>
      </w:pPr>
      <w:r>
        <w:rPr>
          <w:noProof/>
        </w:rPr>
        <w:drawing>
          <wp:inline distT="0" distB="0" distL="0" distR="0" wp14:anchorId="2EC585BD" wp14:editId="407F6A14">
            <wp:extent cx="6210934" cy="12147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6210934" cy="1214700"/>
                    </a:xfrm>
                    <a:prstGeom prst="rect">
                      <a:avLst/>
                    </a:prstGeom>
                  </pic:spPr>
                </pic:pic>
              </a:graphicData>
            </a:graphic>
          </wp:inline>
        </w:drawing>
      </w:r>
    </w:p>
    <w:p w14:paraId="7C91BAEC" w14:textId="77777777" w:rsidR="00DE6889" w:rsidRPr="00155B3E" w:rsidRDefault="00DE6889" w:rsidP="00DE6889">
      <w:pPr>
        <w:pStyle w:val="ListParagraph"/>
        <w:ind w:left="360"/>
        <w:rPr>
          <w:rFonts w:asciiTheme="minorHAnsi" w:hAnsiTheme="minorHAnsi" w:cstheme="minorHAnsi"/>
          <w:sz w:val="22"/>
          <w:szCs w:val="22"/>
        </w:rPr>
      </w:pPr>
    </w:p>
    <w:p w14:paraId="7DBCF720" w14:textId="77777777" w:rsidR="00DE6889" w:rsidRPr="00155B3E" w:rsidRDefault="00DE6889" w:rsidP="00DE6889">
      <w:pPr>
        <w:pStyle w:val="ListParagraph"/>
        <w:numPr>
          <w:ilvl w:val="0"/>
          <w:numId w:val="26"/>
        </w:numPr>
        <w:rPr>
          <w:rFonts w:asciiTheme="minorHAnsi" w:hAnsiTheme="minorHAnsi" w:cstheme="minorHAnsi"/>
          <w:sz w:val="22"/>
          <w:szCs w:val="22"/>
        </w:rPr>
      </w:pPr>
      <w:r w:rsidRPr="00155B3E">
        <w:rPr>
          <w:rFonts w:asciiTheme="minorHAnsi" w:hAnsiTheme="minorHAnsi" w:cstheme="minorHAnsi"/>
          <w:sz w:val="22"/>
          <w:szCs w:val="22"/>
        </w:rPr>
        <w:t>Click on Reports &amp; Analytics   and select Shared Reports and Analytics/Transaction Detail Report</w:t>
      </w:r>
    </w:p>
    <w:p w14:paraId="55618F85" w14:textId="47D8CCB8" w:rsidR="00DE6889" w:rsidRPr="00155B3E" w:rsidRDefault="00DE6889" w:rsidP="00DE6889">
      <w:pPr>
        <w:rPr>
          <w:rFonts w:asciiTheme="minorHAnsi" w:hAnsiTheme="minorHAnsi" w:cstheme="minorHAnsi"/>
        </w:rPr>
      </w:pPr>
      <w:r>
        <w:rPr>
          <w:noProof/>
        </w:rPr>
        <w:drawing>
          <wp:inline distT="0" distB="0" distL="0" distR="0" wp14:anchorId="6332932C" wp14:editId="1AADFDBF">
            <wp:extent cx="3495675" cy="3038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3495675" cy="3038475"/>
                    </a:xfrm>
                    <a:prstGeom prst="rect">
                      <a:avLst/>
                    </a:prstGeom>
                  </pic:spPr>
                </pic:pic>
              </a:graphicData>
            </a:graphic>
          </wp:inline>
        </w:drawing>
      </w:r>
    </w:p>
    <w:p w14:paraId="085AAE08" w14:textId="5DB8DE94" w:rsidR="00DE6889" w:rsidRPr="00155B3E" w:rsidRDefault="00DE6889" w:rsidP="00DE6889">
      <w:pPr>
        <w:pStyle w:val="ListParagraph"/>
        <w:numPr>
          <w:ilvl w:val="0"/>
          <w:numId w:val="26"/>
        </w:numPr>
        <w:rPr>
          <w:rFonts w:asciiTheme="minorHAnsi" w:hAnsiTheme="minorHAnsi" w:cstheme="minorBidi"/>
          <w:sz w:val="22"/>
          <w:szCs w:val="22"/>
        </w:rPr>
      </w:pPr>
      <w:r w:rsidRPr="18C9CAB9">
        <w:rPr>
          <w:rFonts w:asciiTheme="minorHAnsi" w:hAnsiTheme="minorHAnsi" w:cstheme="minorBidi"/>
          <w:sz w:val="22"/>
          <w:szCs w:val="22"/>
        </w:rPr>
        <w:t xml:space="preserve">Click schedule and run the Transaction Detail Report for each </w:t>
      </w:r>
      <w:commentRangeStart w:id="105"/>
      <w:commentRangeStart w:id="106"/>
      <w:commentRangeStart w:id="107"/>
      <w:r w:rsidRPr="18C9CAB9">
        <w:rPr>
          <w:rFonts w:asciiTheme="minorHAnsi" w:hAnsiTheme="minorHAnsi" w:cstheme="minorBidi"/>
          <w:sz w:val="22"/>
          <w:szCs w:val="22"/>
        </w:rPr>
        <w:t>BU</w:t>
      </w:r>
      <w:commentRangeEnd w:id="105"/>
      <w:r w:rsidR="00F8139B">
        <w:rPr>
          <w:rStyle w:val="CommentReference"/>
        </w:rPr>
        <w:commentReference w:id="105"/>
      </w:r>
      <w:commentRangeEnd w:id="106"/>
      <w:r w:rsidR="00DD10A8">
        <w:rPr>
          <w:rStyle w:val="CommentReference"/>
        </w:rPr>
        <w:commentReference w:id="106"/>
      </w:r>
      <w:commentRangeEnd w:id="107"/>
      <w:r>
        <w:rPr>
          <w:rStyle w:val="CommentReference"/>
        </w:rPr>
        <w:commentReference w:id="107"/>
      </w:r>
      <w:r w:rsidRPr="18C9CAB9">
        <w:rPr>
          <w:rFonts w:asciiTheme="minorHAnsi" w:hAnsiTheme="minorHAnsi" w:cstheme="minorBidi"/>
          <w:sz w:val="22"/>
          <w:szCs w:val="22"/>
        </w:rPr>
        <w:t>, specifying the start and end transaction numbers to be reconciled as per the E-Business Suite report</w:t>
      </w:r>
    </w:p>
    <w:p w14:paraId="27CCE198" w14:textId="6D9B699E" w:rsidR="00DE6889" w:rsidRPr="00155B3E" w:rsidRDefault="00DE6889" w:rsidP="00DE6889">
      <w:pPr>
        <w:pStyle w:val="ListParagraph"/>
        <w:ind w:left="360"/>
        <w:rPr>
          <w:rFonts w:asciiTheme="minorHAnsi" w:hAnsiTheme="minorHAnsi" w:cstheme="minorHAnsi"/>
          <w:sz w:val="22"/>
          <w:szCs w:val="22"/>
        </w:rPr>
      </w:pPr>
    </w:p>
    <w:p w14:paraId="00939D3A" w14:textId="77777777" w:rsidR="00155B3E" w:rsidRDefault="00155B3E" w:rsidP="00DE6889">
      <w:pPr>
        <w:jc w:val="both"/>
        <w:rPr>
          <w:rFonts w:asciiTheme="minorHAnsi" w:hAnsiTheme="minorHAnsi" w:cstheme="minorHAnsi"/>
        </w:rPr>
      </w:pPr>
    </w:p>
    <w:p w14:paraId="5DD388A2" w14:textId="77777777" w:rsidR="00155B3E" w:rsidRDefault="00155B3E" w:rsidP="00DE6889">
      <w:pPr>
        <w:jc w:val="both"/>
        <w:rPr>
          <w:rFonts w:asciiTheme="minorHAnsi" w:hAnsiTheme="minorHAnsi" w:cstheme="minorHAnsi"/>
        </w:rPr>
      </w:pPr>
    </w:p>
    <w:p w14:paraId="48BC61A7" w14:textId="77777777" w:rsidR="00155B3E" w:rsidRDefault="00155B3E" w:rsidP="00DE6889">
      <w:pPr>
        <w:jc w:val="both"/>
        <w:rPr>
          <w:rFonts w:asciiTheme="minorHAnsi" w:hAnsiTheme="minorHAnsi" w:cstheme="minorHAnsi"/>
        </w:rPr>
      </w:pPr>
    </w:p>
    <w:p w14:paraId="27DE1C6C" w14:textId="77777777" w:rsidR="00155B3E" w:rsidRDefault="00155B3E" w:rsidP="00DE6889">
      <w:pPr>
        <w:jc w:val="both"/>
        <w:rPr>
          <w:rFonts w:asciiTheme="minorHAnsi" w:hAnsiTheme="minorHAnsi" w:cstheme="minorHAnsi"/>
        </w:rPr>
      </w:pPr>
    </w:p>
    <w:p w14:paraId="6F04F6F4" w14:textId="77777777" w:rsidR="00155B3E" w:rsidRDefault="00155B3E" w:rsidP="00DE6889">
      <w:pPr>
        <w:jc w:val="both"/>
        <w:rPr>
          <w:rFonts w:asciiTheme="minorHAnsi" w:hAnsiTheme="minorHAnsi" w:cstheme="minorHAnsi"/>
        </w:rPr>
      </w:pPr>
    </w:p>
    <w:p w14:paraId="32DB8B34" w14:textId="77777777" w:rsidR="00155B3E" w:rsidRDefault="00155B3E" w:rsidP="00DE6889">
      <w:pPr>
        <w:jc w:val="both"/>
        <w:rPr>
          <w:rFonts w:asciiTheme="minorHAnsi" w:hAnsiTheme="minorHAnsi" w:cstheme="minorHAnsi"/>
        </w:rPr>
      </w:pPr>
    </w:p>
    <w:p w14:paraId="3A6175B8" w14:textId="77777777" w:rsidR="00155B3E" w:rsidRDefault="00155B3E" w:rsidP="00DE6889">
      <w:pPr>
        <w:jc w:val="both"/>
        <w:rPr>
          <w:rFonts w:asciiTheme="minorHAnsi" w:hAnsiTheme="minorHAnsi" w:cstheme="minorHAnsi"/>
        </w:rPr>
      </w:pPr>
    </w:p>
    <w:p w14:paraId="0D2BCB1B" w14:textId="77777777" w:rsidR="00155B3E" w:rsidRDefault="00155B3E" w:rsidP="00DE6889">
      <w:pPr>
        <w:jc w:val="both"/>
        <w:rPr>
          <w:rFonts w:asciiTheme="minorHAnsi" w:hAnsiTheme="minorHAnsi" w:cstheme="minorHAnsi"/>
        </w:rPr>
      </w:pPr>
    </w:p>
    <w:p w14:paraId="7678B46E" w14:textId="47EDE9B6" w:rsidR="00DE6889" w:rsidRPr="00DE6889" w:rsidRDefault="00DE6889" w:rsidP="00DE6889">
      <w:pPr>
        <w:jc w:val="both"/>
        <w:rPr>
          <w:rFonts w:asciiTheme="minorHAnsi" w:hAnsiTheme="minorHAnsi" w:cstheme="minorHAnsi"/>
        </w:rPr>
      </w:pPr>
      <w:r w:rsidRPr="00DE6889">
        <w:rPr>
          <w:rFonts w:asciiTheme="minorHAnsi" w:hAnsiTheme="minorHAnsi" w:cstheme="minorHAnsi"/>
        </w:rPr>
        <w:lastRenderedPageBreak/>
        <w:t xml:space="preserve">The output will look similar to the sample below and a full sample report can be viewed at </w:t>
      </w:r>
      <w:hyperlink r:id="rId30" w:history="1">
        <w:r w:rsidRPr="00DE6889">
          <w:rPr>
            <w:rStyle w:val="Hyperlink"/>
            <w:rFonts w:asciiTheme="minorHAnsi" w:hAnsiTheme="minorHAnsi" w:cstheme="minorHAnsi"/>
          </w:rPr>
          <w:t>AR Transaction Detail Report</w:t>
        </w:r>
      </w:hyperlink>
    </w:p>
    <w:p w14:paraId="5E981641" w14:textId="1F3E1485" w:rsidR="009336CE" w:rsidRDefault="00C917A1" w:rsidP="00300087">
      <w:pPr>
        <w:rPr>
          <w:rFonts w:asciiTheme="minorHAnsi" w:hAnsiTheme="minorHAnsi" w:cstheme="minorHAnsi"/>
          <w:u w:val="single"/>
        </w:rPr>
      </w:pPr>
      <w:r w:rsidRPr="008D6945">
        <w:rPr>
          <w:rFonts w:asciiTheme="minorHAnsi" w:hAnsiTheme="minorHAnsi" w:cstheme="minorHAnsi"/>
          <w:u w:val="single"/>
        </w:rPr>
        <w:t>Example</w:t>
      </w:r>
      <w:r w:rsidR="00DE6889">
        <w:rPr>
          <w:rFonts w:asciiTheme="minorHAnsi" w:hAnsiTheme="minorHAnsi" w:cstheme="minorHAnsi"/>
          <w:u w:val="single"/>
        </w:rPr>
        <w:t xml:space="preserve"> screenshot from the Transactions Details report</w:t>
      </w:r>
      <w:r w:rsidRPr="008D6945">
        <w:rPr>
          <w:rFonts w:asciiTheme="minorHAnsi" w:hAnsiTheme="minorHAnsi" w:cstheme="minorHAnsi"/>
          <w:u w:val="single"/>
        </w:rPr>
        <w:t>:</w:t>
      </w:r>
    </w:p>
    <w:p w14:paraId="3772C702" w14:textId="60672F42" w:rsidR="00DE6889" w:rsidRPr="008D6945" w:rsidRDefault="00DE6889" w:rsidP="00300087">
      <w:pPr>
        <w:rPr>
          <w:rFonts w:asciiTheme="minorHAnsi" w:hAnsiTheme="minorHAnsi" w:cstheme="minorHAnsi"/>
          <w:u w:val="single"/>
        </w:rPr>
      </w:pPr>
      <w:r>
        <w:rPr>
          <w:noProof/>
        </w:rPr>
        <w:drawing>
          <wp:inline distT="0" distB="0" distL="0" distR="0" wp14:anchorId="718CD77B" wp14:editId="0ED09645">
            <wp:extent cx="6210934" cy="496757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6210934" cy="4967578"/>
                    </a:xfrm>
                    <a:prstGeom prst="rect">
                      <a:avLst/>
                    </a:prstGeom>
                  </pic:spPr>
                </pic:pic>
              </a:graphicData>
            </a:graphic>
          </wp:inline>
        </w:drawing>
      </w:r>
    </w:p>
    <w:p w14:paraId="606EC2E8" w14:textId="77777777" w:rsidR="00155B3E" w:rsidRPr="00BB0340" w:rsidRDefault="00155B3E" w:rsidP="00155B3E">
      <w:pPr>
        <w:pStyle w:val="ListParagraph"/>
        <w:numPr>
          <w:ilvl w:val="0"/>
          <w:numId w:val="28"/>
        </w:numPr>
        <w:rPr>
          <w:rFonts w:asciiTheme="minorHAnsi" w:hAnsiTheme="minorHAnsi" w:cstheme="minorHAnsi"/>
          <w:b/>
          <w:bCs/>
          <w:sz w:val="22"/>
          <w:szCs w:val="22"/>
        </w:rPr>
      </w:pPr>
      <w:r>
        <w:rPr>
          <w:rFonts w:asciiTheme="minorHAnsi" w:hAnsiTheme="minorHAnsi" w:cstheme="minorHAnsi"/>
          <w:b/>
          <w:bCs/>
          <w:sz w:val="22"/>
          <w:szCs w:val="22"/>
        </w:rPr>
        <w:t>Use AR Aging Reports</w:t>
      </w:r>
    </w:p>
    <w:p w14:paraId="14381547" w14:textId="77777777" w:rsidR="00155B3E" w:rsidRDefault="00155B3E" w:rsidP="00155B3E">
      <w:pPr>
        <w:spacing w:after="0" w:line="240" w:lineRule="auto"/>
        <w:rPr>
          <w:rFonts w:asciiTheme="minorHAnsi" w:hAnsiTheme="minorHAnsi" w:cstheme="minorHAnsi"/>
        </w:rPr>
      </w:pPr>
    </w:p>
    <w:p w14:paraId="4694F3D9" w14:textId="77777777" w:rsidR="00155B3E" w:rsidRDefault="00155B3E" w:rsidP="00155B3E">
      <w:pPr>
        <w:spacing w:after="0" w:line="240" w:lineRule="auto"/>
      </w:pPr>
      <w:r>
        <w:t>Receivables Aging by General Ledger Account Report - Provides information about outstanding receivables balances by general ledger account as of a specific date. Includes information about customer, transaction number, due date, and outstanding amount by balancing segment, transaction as-of date, aging buckets, currency, and customer.</w:t>
      </w:r>
    </w:p>
    <w:p w14:paraId="5D8DA156" w14:textId="77777777" w:rsidR="00155B3E" w:rsidRDefault="00155B3E">
      <w:pPr>
        <w:spacing w:after="0" w:line="240" w:lineRule="auto"/>
        <w:rPr>
          <w:rFonts w:asciiTheme="minorHAnsi" w:hAnsiTheme="minorHAnsi" w:cstheme="minorHAnsi"/>
          <w:b/>
          <w:bCs/>
        </w:rPr>
      </w:pPr>
    </w:p>
    <w:p w14:paraId="530FAF8D" w14:textId="59A378F0" w:rsidR="00155B3E" w:rsidRPr="00155B3E" w:rsidRDefault="00155B3E" w:rsidP="00155B3E">
      <w:pPr>
        <w:pStyle w:val="ListParagraph"/>
        <w:numPr>
          <w:ilvl w:val="0"/>
          <w:numId w:val="26"/>
        </w:numPr>
        <w:rPr>
          <w:rFonts w:asciiTheme="minorHAnsi" w:hAnsiTheme="minorHAnsi" w:cstheme="minorHAnsi"/>
          <w:sz w:val="22"/>
          <w:szCs w:val="22"/>
        </w:rPr>
      </w:pPr>
      <w:r w:rsidRPr="00155B3E">
        <w:rPr>
          <w:rFonts w:asciiTheme="minorHAnsi" w:hAnsiTheme="minorHAnsi" w:cstheme="minorHAnsi"/>
          <w:sz w:val="22"/>
          <w:szCs w:val="22"/>
        </w:rPr>
        <w:t>Select report parameter values consistent with the parameters of the Receivables to General Ledger</w:t>
      </w:r>
    </w:p>
    <w:p w14:paraId="46CD8064" w14:textId="0380F59D" w:rsidR="00155B3E" w:rsidRPr="00155B3E" w:rsidRDefault="00155B3E" w:rsidP="00155B3E">
      <w:pPr>
        <w:spacing w:after="0" w:line="240" w:lineRule="auto"/>
        <w:ind w:left="360"/>
        <w:rPr>
          <w:rFonts w:asciiTheme="minorHAnsi" w:hAnsiTheme="minorHAnsi" w:cstheme="minorHAnsi"/>
        </w:rPr>
      </w:pPr>
      <w:r w:rsidRPr="00155B3E">
        <w:rPr>
          <w:rFonts w:asciiTheme="minorHAnsi" w:hAnsiTheme="minorHAnsi" w:cstheme="minorHAnsi"/>
        </w:rPr>
        <w:t>Reconciliation extract and report for inclusion or exclusion of on-account credits, unidentified payments, and</w:t>
      </w:r>
      <w:r>
        <w:rPr>
          <w:rFonts w:asciiTheme="minorHAnsi" w:hAnsiTheme="minorHAnsi" w:cstheme="minorHAnsi"/>
        </w:rPr>
        <w:t xml:space="preserve"> </w:t>
      </w:r>
      <w:r w:rsidRPr="00155B3E">
        <w:rPr>
          <w:rFonts w:asciiTheme="minorHAnsi" w:hAnsiTheme="minorHAnsi" w:cstheme="minorHAnsi"/>
        </w:rPr>
        <w:t>on-account and unapplied cash.</w:t>
      </w:r>
    </w:p>
    <w:p w14:paraId="131933CB" w14:textId="77777777" w:rsidR="00155B3E" w:rsidRPr="00155B3E" w:rsidRDefault="00155B3E" w:rsidP="00155B3E">
      <w:pPr>
        <w:pStyle w:val="ListParagraph"/>
        <w:numPr>
          <w:ilvl w:val="0"/>
          <w:numId w:val="26"/>
        </w:numPr>
        <w:rPr>
          <w:rFonts w:asciiTheme="minorHAnsi" w:hAnsiTheme="minorHAnsi" w:cstheme="minorHAnsi"/>
          <w:sz w:val="22"/>
          <w:szCs w:val="22"/>
        </w:rPr>
      </w:pPr>
      <w:r w:rsidRPr="00155B3E">
        <w:rPr>
          <w:rFonts w:asciiTheme="minorHAnsi" w:hAnsiTheme="minorHAnsi" w:cstheme="minorHAnsi"/>
          <w:sz w:val="22"/>
          <w:szCs w:val="22"/>
        </w:rPr>
        <w:t>If you are including credits in reconciliation, set the Show Open Credits parameter to Age to include credits in the total customer balance.</w:t>
      </w:r>
    </w:p>
    <w:p w14:paraId="29E51D33" w14:textId="2F573620" w:rsidR="00BD2AA5" w:rsidRPr="00155B3E" w:rsidRDefault="00155B3E" w:rsidP="00F8139B">
      <w:pPr>
        <w:pStyle w:val="ListParagraph"/>
        <w:numPr>
          <w:ilvl w:val="0"/>
          <w:numId w:val="26"/>
        </w:numPr>
        <w:rPr>
          <w:rFonts w:asciiTheme="minorHAnsi" w:hAnsiTheme="minorHAnsi" w:cstheme="minorHAnsi"/>
          <w:b/>
          <w:bCs/>
        </w:rPr>
      </w:pPr>
      <w:r w:rsidRPr="00155B3E">
        <w:rPr>
          <w:rFonts w:asciiTheme="minorHAnsi" w:hAnsiTheme="minorHAnsi" w:cstheme="minorHAnsi"/>
          <w:sz w:val="22"/>
          <w:szCs w:val="22"/>
        </w:rPr>
        <w:t xml:space="preserve">When reconciling by general ledger account, set the Report Summary parameter to Customer Summary to display grand totals by accounting </w:t>
      </w:r>
      <w:proofErr w:type="spellStart"/>
      <w:r w:rsidRPr="00155B3E">
        <w:rPr>
          <w:rFonts w:asciiTheme="minorHAnsi" w:hAnsiTheme="minorHAnsi" w:cstheme="minorHAnsi"/>
          <w:sz w:val="22"/>
          <w:szCs w:val="22"/>
        </w:rPr>
        <w:t>flexfield</w:t>
      </w:r>
      <w:proofErr w:type="spellEnd"/>
      <w:r w:rsidRPr="00155B3E">
        <w:rPr>
          <w:rFonts w:asciiTheme="minorHAnsi" w:hAnsiTheme="minorHAnsi" w:cstheme="minorHAnsi"/>
          <w:sz w:val="22"/>
          <w:szCs w:val="22"/>
        </w:rPr>
        <w:t>.</w:t>
      </w:r>
    </w:p>
    <w:p w14:paraId="559DF2E9" w14:textId="016C147C" w:rsidR="00BD2AA5" w:rsidRPr="008D6945" w:rsidRDefault="00BD2AA5" w:rsidP="00BD2AA5">
      <w:pPr>
        <w:pStyle w:val="Heading1"/>
        <w:numPr>
          <w:ilvl w:val="0"/>
          <w:numId w:val="6"/>
        </w:numPr>
        <w:tabs>
          <w:tab w:val="left" w:pos="567"/>
        </w:tabs>
        <w:spacing w:after="240" w:line="240" w:lineRule="auto"/>
        <w:jc w:val="both"/>
        <w:rPr>
          <w:rFonts w:asciiTheme="minorHAnsi" w:hAnsiTheme="minorHAnsi" w:cstheme="minorHAnsi"/>
        </w:rPr>
      </w:pPr>
      <w:bookmarkStart w:id="108" w:name="_Toc66183679"/>
      <w:r>
        <w:rPr>
          <w:rFonts w:asciiTheme="minorHAnsi" w:hAnsiTheme="minorHAnsi" w:cstheme="minorHAnsi"/>
        </w:rPr>
        <w:lastRenderedPageBreak/>
        <w:t>Reference Documents</w:t>
      </w:r>
      <w:bookmarkEnd w:id="108"/>
    </w:p>
    <w:p w14:paraId="277CB621" w14:textId="65D81226" w:rsidR="00BD2AA5" w:rsidRPr="008D6945" w:rsidRDefault="00BD2AA5" w:rsidP="00BD2AA5">
      <w:r>
        <w:t xml:space="preserve">Listing of reference documents related to </w:t>
      </w:r>
      <w:r w:rsidR="000F5158">
        <w:t>AR Transaction</w:t>
      </w:r>
      <w:r>
        <w:t xml:space="preserve"> data migration.</w:t>
      </w:r>
    </w:p>
    <w:tbl>
      <w:tblPr>
        <w:tblStyle w:val="GridTable4-Accent2"/>
        <w:tblpPr w:leftFromText="180" w:rightFromText="180" w:vertAnchor="text" w:horzAnchor="margin" w:tblpY="184"/>
        <w:tblW w:w="9634" w:type="dxa"/>
        <w:tblLayout w:type="fixed"/>
        <w:tblCellMar>
          <w:left w:w="57" w:type="dxa"/>
          <w:right w:w="57" w:type="dxa"/>
        </w:tblCellMar>
        <w:tblLook w:val="04A0" w:firstRow="1" w:lastRow="0" w:firstColumn="1" w:lastColumn="0" w:noHBand="0" w:noVBand="1"/>
      </w:tblPr>
      <w:tblGrid>
        <w:gridCol w:w="562"/>
        <w:gridCol w:w="4536"/>
        <w:gridCol w:w="4536"/>
      </w:tblGrid>
      <w:tr w:rsidR="00BD2AA5" w:rsidRPr="008D6945" w14:paraId="4477FCA2" w14:textId="510E251E" w:rsidTr="00BD2AA5">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62" w:type="dxa"/>
          </w:tcPr>
          <w:p w14:paraId="135DA19C" w14:textId="77777777" w:rsidR="00BD2AA5" w:rsidRPr="008D6945" w:rsidRDefault="00BD2AA5" w:rsidP="00A11EBF">
            <w:pPr>
              <w:pStyle w:val="TableHeading"/>
              <w:jc w:val="center"/>
              <w:rPr>
                <w:rFonts w:asciiTheme="minorHAnsi" w:hAnsiTheme="minorHAnsi" w:cstheme="minorHAnsi"/>
                <w:b/>
                <w:bCs/>
                <w:iCs/>
                <w:szCs w:val="18"/>
                <w:lang w:val="en-GB"/>
              </w:rPr>
            </w:pPr>
            <w:r w:rsidRPr="008D6945">
              <w:rPr>
                <w:rFonts w:asciiTheme="minorHAnsi" w:hAnsiTheme="minorHAnsi" w:cstheme="minorHAnsi"/>
                <w:b/>
                <w:bCs/>
                <w:iCs/>
                <w:szCs w:val="18"/>
                <w:lang w:val="en-GB"/>
              </w:rPr>
              <w:t>#</w:t>
            </w:r>
          </w:p>
        </w:tc>
        <w:tc>
          <w:tcPr>
            <w:tcW w:w="4536" w:type="dxa"/>
          </w:tcPr>
          <w:p w14:paraId="0A0D8A1C" w14:textId="300DE561" w:rsidR="00BD2AA5" w:rsidRPr="008D6945" w:rsidRDefault="00BD2AA5" w:rsidP="00A11EBF">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Document Name</w:t>
            </w:r>
          </w:p>
        </w:tc>
        <w:tc>
          <w:tcPr>
            <w:tcW w:w="4536" w:type="dxa"/>
          </w:tcPr>
          <w:p w14:paraId="26B2CE03" w14:textId="054B1792" w:rsidR="00BD2AA5" w:rsidRDefault="00BD2AA5" w:rsidP="00A11EBF">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Description</w:t>
            </w:r>
          </w:p>
        </w:tc>
      </w:tr>
      <w:tr w:rsidR="00BD2AA5" w:rsidRPr="008D6945" w14:paraId="237F040A" w14:textId="349601F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4A23AFFD"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4536" w:type="dxa"/>
            <w:shd w:val="clear" w:color="auto" w:fill="auto"/>
          </w:tcPr>
          <w:p w14:paraId="56234E48" w14:textId="5893B731"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9D60F08"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761650C0" w14:textId="240BAFDA"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ACAABFA"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4536" w:type="dxa"/>
            <w:shd w:val="clear" w:color="auto" w:fill="auto"/>
          </w:tcPr>
          <w:p w14:paraId="2C348670" w14:textId="35E7C66B"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6F66011B" w14:textId="7777777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50B316B7" w14:textId="37454A84"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124BC53" w14:textId="77777777" w:rsidR="00BD2AA5" w:rsidRPr="008D6945" w:rsidRDefault="00BD2AA5" w:rsidP="00A11EBF">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4536" w:type="dxa"/>
            <w:shd w:val="clear" w:color="auto" w:fill="auto"/>
          </w:tcPr>
          <w:p w14:paraId="0959AF9F" w14:textId="17B3B4C4"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4536" w:type="dxa"/>
            <w:shd w:val="clear" w:color="auto" w:fill="auto"/>
          </w:tcPr>
          <w:p w14:paraId="78487E65"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BD2AA5" w:rsidRPr="008D6945" w14:paraId="3770AD43" w14:textId="1025DDBC" w:rsidTr="006A2E31">
        <w:trPr>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017B4DEA" w14:textId="77777777" w:rsidR="00BD2AA5" w:rsidRPr="008D6945" w:rsidRDefault="00BD2AA5" w:rsidP="00A11EBF">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4536" w:type="dxa"/>
            <w:shd w:val="clear" w:color="auto" w:fill="auto"/>
          </w:tcPr>
          <w:p w14:paraId="7268BEE8" w14:textId="642A780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17B81E49" w14:textId="77777777" w:rsidR="00BD2AA5" w:rsidRPr="008D6945" w:rsidRDefault="00BD2AA5" w:rsidP="00A11EBF">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BD2AA5" w:rsidRPr="008D6945" w14:paraId="7C25FE24" w14:textId="0D6E97B6"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78B3C6C4" w14:textId="77777777" w:rsidR="00BD2AA5" w:rsidRPr="008D6945" w:rsidRDefault="00BD2AA5" w:rsidP="00A11EBF">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4536" w:type="dxa"/>
            <w:shd w:val="clear" w:color="auto" w:fill="auto"/>
          </w:tcPr>
          <w:p w14:paraId="23DD4ED5" w14:textId="4C4B808E"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4536" w:type="dxa"/>
            <w:shd w:val="clear" w:color="auto" w:fill="auto"/>
          </w:tcPr>
          <w:p w14:paraId="66BED5A4" w14:textId="77777777" w:rsidR="00BD2AA5" w:rsidRPr="008D6945" w:rsidRDefault="00BD2AA5" w:rsidP="00A11EBF">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2FE839D0" w14:textId="77777777" w:rsidR="006A2E31" w:rsidRDefault="006A2E31" w:rsidP="00300087">
      <w:pPr>
        <w:rPr>
          <w:rFonts w:asciiTheme="minorHAnsi" w:hAnsiTheme="minorHAnsi" w:cstheme="minorHAnsi"/>
          <w:b/>
          <w:bCs/>
        </w:rPr>
      </w:pPr>
    </w:p>
    <w:p w14:paraId="157EDE6B" w14:textId="77777777" w:rsidR="006A2E31" w:rsidRDefault="006A2E31">
      <w:pPr>
        <w:spacing w:after="0" w:line="240" w:lineRule="auto"/>
        <w:rPr>
          <w:rFonts w:asciiTheme="minorHAnsi" w:hAnsiTheme="minorHAnsi" w:cstheme="minorHAnsi"/>
          <w:b/>
          <w:bCs/>
        </w:rPr>
      </w:pPr>
      <w:r>
        <w:rPr>
          <w:rFonts w:asciiTheme="minorHAnsi" w:hAnsiTheme="minorHAnsi" w:cstheme="minorHAnsi"/>
          <w:b/>
          <w:bCs/>
        </w:rPr>
        <w:br w:type="page"/>
      </w:r>
    </w:p>
    <w:p w14:paraId="3F276173" w14:textId="0B055EA3" w:rsidR="006A2E31" w:rsidRPr="008D6945" w:rsidRDefault="006A2E31" w:rsidP="006A2E31">
      <w:pPr>
        <w:pStyle w:val="Heading1"/>
        <w:numPr>
          <w:ilvl w:val="0"/>
          <w:numId w:val="6"/>
        </w:numPr>
        <w:tabs>
          <w:tab w:val="left" w:pos="567"/>
        </w:tabs>
        <w:spacing w:after="240" w:line="240" w:lineRule="auto"/>
        <w:jc w:val="both"/>
        <w:rPr>
          <w:rFonts w:asciiTheme="minorHAnsi" w:hAnsiTheme="minorHAnsi" w:cstheme="minorHAnsi"/>
        </w:rPr>
      </w:pPr>
      <w:bookmarkStart w:id="109" w:name="_Toc66183680"/>
      <w:r>
        <w:rPr>
          <w:rFonts w:asciiTheme="minorHAnsi" w:hAnsiTheme="minorHAnsi" w:cstheme="minorHAnsi"/>
        </w:rPr>
        <w:lastRenderedPageBreak/>
        <w:t>Open and Closed Issues</w:t>
      </w:r>
      <w:bookmarkEnd w:id="109"/>
    </w:p>
    <w:p w14:paraId="15E56076" w14:textId="4045494D" w:rsidR="006A2E31" w:rsidRDefault="006A2E31" w:rsidP="00300087">
      <w:pPr>
        <w:rPr>
          <w:rFonts w:asciiTheme="minorHAnsi" w:hAnsiTheme="minorHAnsi" w:cstheme="minorHAnsi"/>
          <w:b/>
          <w:bCs/>
        </w:rPr>
      </w:pPr>
      <w:r>
        <w:t>Listing of open and closed issues.</w:t>
      </w:r>
    </w:p>
    <w:tbl>
      <w:tblPr>
        <w:tblStyle w:val="GridTable4-Accent2"/>
        <w:tblpPr w:leftFromText="180" w:rightFromText="180" w:vertAnchor="text" w:horzAnchor="margin" w:tblpY="184"/>
        <w:tblW w:w="9771" w:type="dxa"/>
        <w:tblLayout w:type="fixed"/>
        <w:tblCellMar>
          <w:left w:w="57" w:type="dxa"/>
          <w:right w:w="57" w:type="dxa"/>
        </w:tblCellMar>
        <w:tblLook w:val="04A0" w:firstRow="1" w:lastRow="0" w:firstColumn="1" w:lastColumn="0" w:noHBand="0" w:noVBand="1"/>
      </w:tblPr>
      <w:tblGrid>
        <w:gridCol w:w="305"/>
        <w:gridCol w:w="1893"/>
        <w:gridCol w:w="916"/>
        <w:gridCol w:w="2551"/>
        <w:gridCol w:w="2212"/>
        <w:gridCol w:w="1894"/>
      </w:tblGrid>
      <w:tr w:rsidR="006A2E31" w:rsidRPr="008D6945" w14:paraId="43E23B3F" w14:textId="7BBAC0DE" w:rsidTr="006A2E3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5" w:type="dxa"/>
          </w:tcPr>
          <w:p w14:paraId="1BB25B72" w14:textId="01736255" w:rsidR="006A2E31" w:rsidRPr="008D6945" w:rsidRDefault="006A2E31" w:rsidP="006A2E31">
            <w:pPr>
              <w:pStyle w:val="TableHeading"/>
              <w:rPr>
                <w:rFonts w:asciiTheme="minorHAnsi" w:hAnsiTheme="minorHAnsi" w:cstheme="minorHAnsi"/>
                <w:b/>
                <w:bCs/>
                <w:iCs/>
                <w:szCs w:val="18"/>
                <w:lang w:val="en-GB"/>
              </w:rPr>
            </w:pPr>
            <w:r>
              <w:rPr>
                <w:rFonts w:asciiTheme="minorHAnsi" w:hAnsiTheme="minorHAnsi" w:cstheme="minorHAnsi"/>
                <w:b/>
                <w:bCs/>
                <w:iCs/>
                <w:szCs w:val="18"/>
                <w:lang w:val="en-GB"/>
              </w:rPr>
              <w:t>ID</w:t>
            </w:r>
          </w:p>
        </w:tc>
        <w:tc>
          <w:tcPr>
            <w:tcW w:w="1893" w:type="dxa"/>
          </w:tcPr>
          <w:p w14:paraId="246AF052" w14:textId="628510BB" w:rsidR="006A2E31" w:rsidRPr="008D6945"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Issue</w:t>
            </w:r>
          </w:p>
        </w:tc>
        <w:tc>
          <w:tcPr>
            <w:tcW w:w="916" w:type="dxa"/>
          </w:tcPr>
          <w:p w14:paraId="35922D57" w14:textId="749DF5EF"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Status</w:t>
            </w:r>
          </w:p>
        </w:tc>
        <w:tc>
          <w:tcPr>
            <w:tcW w:w="2551" w:type="dxa"/>
          </w:tcPr>
          <w:p w14:paraId="28B48B2B" w14:textId="77D3DF2E"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Resolution</w:t>
            </w:r>
          </w:p>
        </w:tc>
        <w:tc>
          <w:tcPr>
            <w:tcW w:w="2212" w:type="dxa"/>
          </w:tcPr>
          <w:p w14:paraId="43194460" w14:textId="1625E704"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Responsibility</w:t>
            </w:r>
          </w:p>
        </w:tc>
        <w:tc>
          <w:tcPr>
            <w:tcW w:w="1894" w:type="dxa"/>
          </w:tcPr>
          <w:p w14:paraId="4685F9B0" w14:textId="241B4EC9" w:rsidR="006A2E31" w:rsidRDefault="006A2E31" w:rsidP="006A2E31">
            <w:pPr>
              <w:pStyle w:val="TableHeading"/>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Cs/>
                <w:szCs w:val="18"/>
                <w:lang w:val="en-GB"/>
              </w:rPr>
            </w:pPr>
            <w:r>
              <w:rPr>
                <w:rFonts w:asciiTheme="minorHAnsi" w:hAnsiTheme="minorHAnsi" w:cstheme="minorHAnsi"/>
                <w:b/>
                <w:bCs/>
                <w:iCs/>
                <w:szCs w:val="18"/>
                <w:lang w:val="en-GB"/>
              </w:rPr>
              <w:t>Target Resolution Date</w:t>
            </w:r>
          </w:p>
        </w:tc>
      </w:tr>
      <w:tr w:rsidR="006A2E31" w:rsidRPr="008D6945" w14:paraId="1F8C0FDE" w14:textId="1CC8A44A"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907B527"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1</w:t>
            </w:r>
          </w:p>
        </w:tc>
        <w:tc>
          <w:tcPr>
            <w:tcW w:w="1893" w:type="dxa"/>
            <w:shd w:val="clear" w:color="auto" w:fill="auto"/>
          </w:tcPr>
          <w:p w14:paraId="17BD8E2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5E02769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413E9E1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0E590CAD"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58536C12"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4E269B5B" w14:textId="1365C96E"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5B49740A"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2</w:t>
            </w:r>
          </w:p>
        </w:tc>
        <w:tc>
          <w:tcPr>
            <w:tcW w:w="1893" w:type="dxa"/>
            <w:shd w:val="clear" w:color="auto" w:fill="auto"/>
          </w:tcPr>
          <w:p w14:paraId="2BF58CE9"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062B81FE"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2B97A4B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2B9BF753"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42ED411A"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134E38E2" w14:textId="22E7488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22C0BC" w14:textId="77777777" w:rsidR="006A2E31" w:rsidRPr="008D6945" w:rsidRDefault="006A2E31" w:rsidP="006A2E31">
            <w:pPr>
              <w:pStyle w:val="TableTitle0"/>
              <w:jc w:val="center"/>
              <w:rPr>
                <w:rFonts w:asciiTheme="minorHAnsi" w:hAnsiTheme="minorHAnsi" w:cstheme="minorHAnsi"/>
                <w:b w:val="0"/>
                <w:bCs w:val="0"/>
                <w:i w:val="0"/>
                <w:iCs/>
                <w:color w:val="auto"/>
                <w:szCs w:val="18"/>
                <w:lang w:val="en-GB"/>
              </w:rPr>
            </w:pPr>
            <w:r w:rsidRPr="008D6945">
              <w:rPr>
                <w:rFonts w:asciiTheme="minorHAnsi" w:hAnsiTheme="minorHAnsi" w:cs="Arial"/>
                <w:b w:val="0"/>
                <w:bCs w:val="0"/>
                <w:i w:val="0"/>
                <w:iCs/>
                <w:szCs w:val="18"/>
                <w:lang w:val="en-GB"/>
              </w:rPr>
              <w:t>3</w:t>
            </w:r>
          </w:p>
        </w:tc>
        <w:tc>
          <w:tcPr>
            <w:tcW w:w="1893" w:type="dxa"/>
            <w:shd w:val="clear" w:color="auto" w:fill="auto"/>
          </w:tcPr>
          <w:p w14:paraId="6248BB7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916" w:type="dxa"/>
            <w:shd w:val="clear" w:color="auto" w:fill="auto"/>
          </w:tcPr>
          <w:p w14:paraId="1B4DD0C1"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551" w:type="dxa"/>
            <w:shd w:val="clear" w:color="auto" w:fill="auto"/>
          </w:tcPr>
          <w:p w14:paraId="7E53612C"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2212" w:type="dxa"/>
            <w:shd w:val="clear" w:color="auto" w:fill="auto"/>
          </w:tcPr>
          <w:p w14:paraId="5BFD848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c>
          <w:tcPr>
            <w:tcW w:w="1894" w:type="dxa"/>
            <w:shd w:val="clear" w:color="auto" w:fill="auto"/>
          </w:tcPr>
          <w:p w14:paraId="1DD55056"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color w:val="auto"/>
                <w:szCs w:val="18"/>
                <w:lang w:val="en-GB"/>
              </w:rPr>
            </w:pPr>
          </w:p>
        </w:tc>
      </w:tr>
      <w:tr w:rsidR="006A2E31" w:rsidRPr="008D6945" w14:paraId="74973BBA" w14:textId="1B77B40F" w:rsidTr="006A2E31">
        <w:trPr>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3AE8F57E"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4</w:t>
            </w:r>
          </w:p>
        </w:tc>
        <w:tc>
          <w:tcPr>
            <w:tcW w:w="1893" w:type="dxa"/>
            <w:shd w:val="clear" w:color="auto" w:fill="auto"/>
          </w:tcPr>
          <w:p w14:paraId="161EAFE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324DFAB2"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759A3268"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1B38FB91"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5A435B7F" w14:textId="77777777" w:rsidR="006A2E31" w:rsidRPr="008D6945" w:rsidRDefault="006A2E31" w:rsidP="006A2E31">
            <w:pPr>
              <w:pStyle w:val="TableTitle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Arial"/>
                <w:i w:val="0"/>
                <w:iCs/>
                <w:szCs w:val="18"/>
                <w:lang w:val="en-GB"/>
              </w:rPr>
            </w:pPr>
          </w:p>
        </w:tc>
      </w:tr>
      <w:tr w:rsidR="006A2E31" w:rsidRPr="008D6945" w14:paraId="08693D1B" w14:textId="6519EBE1" w:rsidTr="006A2E31">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305" w:type="dxa"/>
            <w:shd w:val="clear" w:color="auto" w:fill="auto"/>
          </w:tcPr>
          <w:p w14:paraId="68DB5032" w14:textId="77777777" w:rsidR="006A2E31" w:rsidRPr="008D6945" w:rsidRDefault="006A2E31" w:rsidP="006A2E31">
            <w:pPr>
              <w:pStyle w:val="TableTitle0"/>
              <w:jc w:val="center"/>
              <w:rPr>
                <w:rFonts w:asciiTheme="minorHAnsi" w:hAnsiTheme="minorHAnsi" w:cs="Arial"/>
                <w:b w:val="0"/>
                <w:bCs w:val="0"/>
                <w:i w:val="0"/>
                <w:iCs/>
                <w:szCs w:val="18"/>
                <w:lang w:val="en-GB"/>
              </w:rPr>
            </w:pPr>
            <w:r w:rsidRPr="008D6945">
              <w:rPr>
                <w:rFonts w:asciiTheme="minorHAnsi" w:hAnsiTheme="minorHAnsi" w:cs="Arial"/>
                <w:b w:val="0"/>
                <w:bCs w:val="0"/>
                <w:i w:val="0"/>
                <w:iCs/>
                <w:szCs w:val="18"/>
                <w:lang w:val="en-GB"/>
              </w:rPr>
              <w:t>5</w:t>
            </w:r>
          </w:p>
        </w:tc>
        <w:tc>
          <w:tcPr>
            <w:tcW w:w="1893" w:type="dxa"/>
            <w:shd w:val="clear" w:color="auto" w:fill="auto"/>
          </w:tcPr>
          <w:p w14:paraId="40A0714B"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916" w:type="dxa"/>
            <w:shd w:val="clear" w:color="auto" w:fill="auto"/>
          </w:tcPr>
          <w:p w14:paraId="66272FFF"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551" w:type="dxa"/>
            <w:shd w:val="clear" w:color="auto" w:fill="auto"/>
          </w:tcPr>
          <w:p w14:paraId="2D99D920"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2212" w:type="dxa"/>
            <w:shd w:val="clear" w:color="auto" w:fill="auto"/>
          </w:tcPr>
          <w:p w14:paraId="4CDD05D5"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c>
          <w:tcPr>
            <w:tcW w:w="1894" w:type="dxa"/>
            <w:shd w:val="clear" w:color="auto" w:fill="auto"/>
          </w:tcPr>
          <w:p w14:paraId="2E7B014A" w14:textId="77777777" w:rsidR="006A2E31" w:rsidRPr="008D6945" w:rsidRDefault="006A2E31" w:rsidP="006A2E31">
            <w:pPr>
              <w:pStyle w:val="TableTitle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Arial"/>
                <w:i w:val="0"/>
                <w:iCs/>
                <w:szCs w:val="18"/>
                <w:lang w:val="en-GB"/>
              </w:rPr>
            </w:pPr>
          </w:p>
        </w:tc>
      </w:tr>
    </w:tbl>
    <w:p w14:paraId="1E98C567" w14:textId="050B19B1" w:rsidR="00E50F88" w:rsidRPr="008D6945" w:rsidRDefault="00E50F88" w:rsidP="00300087">
      <w:pPr>
        <w:rPr>
          <w:rFonts w:asciiTheme="minorHAnsi" w:hAnsiTheme="minorHAnsi" w:cstheme="minorHAnsi"/>
          <w:b/>
          <w:bCs/>
        </w:rPr>
      </w:pPr>
      <w:r w:rsidRPr="008D6945">
        <w:rPr>
          <w:rFonts w:asciiTheme="minorHAnsi" w:hAnsiTheme="minorHAnsi" w:cstheme="minorHAnsi"/>
          <w:b/>
          <w:bCs/>
        </w:rPr>
        <w:br w:type="page"/>
      </w:r>
    </w:p>
    <w:p w14:paraId="59B35D8B" w14:textId="60830D0E" w:rsidR="00801565" w:rsidRPr="008D6945" w:rsidRDefault="00BB3530" w:rsidP="00801565">
      <w:pPr>
        <w:pStyle w:val="AppendixHeading"/>
        <w:jc w:val="both"/>
        <w:rPr>
          <w:rFonts w:asciiTheme="majorHAnsi" w:hAnsiTheme="majorHAnsi"/>
          <w:b/>
          <w:bCs/>
          <w:i w:val="0"/>
          <w:color w:val="00B6B5" w:themeColor="accent2"/>
          <w:sz w:val="28"/>
          <w:szCs w:val="32"/>
          <w:lang w:val="en-GB"/>
        </w:rPr>
      </w:pPr>
      <w:r w:rsidRPr="008D6945">
        <w:rPr>
          <w:rFonts w:asciiTheme="majorHAnsi" w:hAnsiTheme="majorHAnsi"/>
          <w:b/>
          <w:bCs/>
          <w:i w:val="0"/>
          <w:color w:val="00B6B5" w:themeColor="accent2"/>
          <w:sz w:val="28"/>
          <w:szCs w:val="32"/>
          <w:lang w:val="en-GB"/>
        </w:rPr>
        <w:lastRenderedPageBreak/>
        <w:t>Glossary</w:t>
      </w:r>
    </w:p>
    <w:p w14:paraId="1426F8BC" w14:textId="77777777" w:rsidR="00BB3530" w:rsidRPr="008D6945" w:rsidRDefault="00BB3530" w:rsidP="00801565">
      <w:pPr>
        <w:tabs>
          <w:tab w:val="left" w:pos="7200"/>
        </w:tabs>
        <w:jc w:val="both"/>
        <w:rPr>
          <w:rFonts w:ascii="Arial" w:hAnsi="Arial" w:cs="Arial"/>
        </w:rPr>
      </w:pPr>
    </w:p>
    <w:tbl>
      <w:tblPr>
        <w:tblW w:w="4787" w:type="pct"/>
        <w:tblBorders>
          <w:top w:val="single" w:sz="4" w:space="0" w:color="00B6B5" w:themeColor="accent2"/>
          <w:left w:val="single" w:sz="4" w:space="0" w:color="00B6B5" w:themeColor="accent2"/>
          <w:bottom w:val="single" w:sz="4" w:space="0" w:color="00B6B5" w:themeColor="accent2"/>
          <w:right w:val="single" w:sz="4" w:space="0" w:color="00B6B5" w:themeColor="accent2"/>
          <w:insideH w:val="single" w:sz="4" w:space="0" w:color="00B6B5" w:themeColor="accent2"/>
          <w:insideV w:val="single" w:sz="4" w:space="0" w:color="00B6B5" w:themeColor="accent2"/>
        </w:tblBorders>
        <w:tblLayout w:type="fixed"/>
        <w:tblCellMar>
          <w:top w:w="28" w:type="dxa"/>
          <w:left w:w="28" w:type="dxa"/>
          <w:bottom w:w="28" w:type="dxa"/>
          <w:right w:w="28" w:type="dxa"/>
        </w:tblCellMar>
        <w:tblLook w:val="04A0" w:firstRow="1" w:lastRow="0" w:firstColumn="1" w:lastColumn="0" w:noHBand="0" w:noVBand="1"/>
      </w:tblPr>
      <w:tblGrid>
        <w:gridCol w:w="2777"/>
        <w:gridCol w:w="6578"/>
        <w:tblGridChange w:id="110">
          <w:tblGrid>
            <w:gridCol w:w="2777"/>
            <w:gridCol w:w="6578"/>
          </w:tblGrid>
        </w:tblGridChange>
      </w:tblGrid>
      <w:tr w:rsidR="00BB3530" w:rsidRPr="008D6945" w14:paraId="70E0B9A7" w14:textId="77777777" w:rsidTr="46D4AE89">
        <w:trPr>
          <w:trHeight w:val="146"/>
        </w:trPr>
        <w:tc>
          <w:tcPr>
            <w:tcW w:w="2777" w:type="dxa"/>
            <w:tcBorders>
              <w:top w:val="single" w:sz="4" w:space="0" w:color="00B6B5" w:themeColor="accent2"/>
              <w:left w:val="single" w:sz="4" w:space="0" w:color="00B6B5" w:themeColor="accent2"/>
              <w:bottom w:val="nil"/>
              <w:right w:val="nil"/>
            </w:tcBorders>
            <w:shd w:val="clear" w:color="auto" w:fill="00B6B5" w:themeFill="accent2"/>
            <w:hideMark/>
          </w:tcPr>
          <w:p w14:paraId="36210543" w14:textId="76A630AA" w:rsidR="00BB3530" w:rsidRPr="008D6945" w:rsidRDefault="00BB3530" w:rsidP="00685BA2">
            <w:pPr>
              <w:pStyle w:val="TableHeading"/>
              <w:rPr>
                <w:rFonts w:asciiTheme="minorHAnsi" w:hAnsiTheme="minorHAnsi" w:cstheme="minorHAnsi"/>
                <w:sz w:val="20"/>
                <w:lang w:val="en-GB"/>
              </w:rPr>
            </w:pPr>
            <w:r w:rsidRPr="008D6945">
              <w:rPr>
                <w:rFonts w:asciiTheme="minorHAnsi" w:hAnsiTheme="minorHAnsi" w:cstheme="minorHAnsi"/>
                <w:sz w:val="20"/>
                <w:lang w:val="en-GB"/>
              </w:rPr>
              <w:t>Term</w:t>
            </w:r>
          </w:p>
        </w:tc>
        <w:tc>
          <w:tcPr>
            <w:tcW w:w="6578" w:type="dxa"/>
            <w:tcBorders>
              <w:top w:val="single" w:sz="4" w:space="0" w:color="00B6B5" w:themeColor="accent2"/>
              <w:left w:val="nil"/>
              <w:bottom w:val="nil"/>
              <w:right w:val="single" w:sz="4" w:space="0" w:color="00B6B5" w:themeColor="accent2"/>
            </w:tcBorders>
            <w:shd w:val="clear" w:color="auto" w:fill="00B6B5" w:themeFill="accent2"/>
            <w:hideMark/>
          </w:tcPr>
          <w:p w14:paraId="2BD3A153" w14:textId="55F4DDEF" w:rsidR="00BB3530" w:rsidRPr="008D6945" w:rsidRDefault="00BB3530" w:rsidP="00BB3530">
            <w:pPr>
              <w:pStyle w:val="TableHeading"/>
              <w:rPr>
                <w:rFonts w:asciiTheme="minorHAnsi" w:hAnsiTheme="minorHAnsi" w:cstheme="minorHAnsi"/>
                <w:sz w:val="20"/>
                <w:lang w:val="en-GB"/>
              </w:rPr>
            </w:pPr>
            <w:r w:rsidRPr="008D6945">
              <w:rPr>
                <w:rFonts w:asciiTheme="minorHAnsi" w:hAnsiTheme="minorHAnsi" w:cstheme="minorHAnsi"/>
                <w:sz w:val="20"/>
                <w:lang w:val="en-GB"/>
              </w:rPr>
              <w:t>Description / Meaning</w:t>
            </w:r>
          </w:p>
        </w:tc>
      </w:tr>
      <w:tr w:rsidR="00BB3530" w:rsidRPr="008D6945" w14:paraId="4651CA8B" w14:textId="77777777" w:rsidTr="46D4AE89">
        <w:trPr>
          <w:trHeight w:val="189"/>
        </w:trPr>
        <w:tc>
          <w:tcPr>
            <w:tcW w:w="2777" w:type="dxa"/>
            <w:tcBorders>
              <w:top w:val="nil"/>
            </w:tcBorders>
            <w:hideMark/>
          </w:tcPr>
          <w:p w14:paraId="783F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AP</w:t>
            </w:r>
          </w:p>
        </w:tc>
        <w:tc>
          <w:tcPr>
            <w:tcW w:w="6578" w:type="dxa"/>
            <w:tcBorders>
              <w:top w:val="nil"/>
            </w:tcBorders>
            <w:hideMark/>
          </w:tcPr>
          <w:p w14:paraId="29C6AFC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Account Payable</w:t>
            </w:r>
          </w:p>
        </w:tc>
      </w:tr>
      <w:tr w:rsidR="00BB3530" w:rsidRPr="008D6945" w14:paraId="0C498BC3" w14:textId="77777777" w:rsidTr="46D4AE89">
        <w:trPr>
          <w:trHeight w:val="189"/>
        </w:trPr>
        <w:tc>
          <w:tcPr>
            <w:tcW w:w="2777" w:type="dxa"/>
          </w:tcPr>
          <w:p w14:paraId="4AD4164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ATP</w:t>
            </w:r>
          </w:p>
        </w:tc>
        <w:tc>
          <w:tcPr>
            <w:tcW w:w="6578" w:type="dxa"/>
          </w:tcPr>
          <w:p w14:paraId="45669AB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Autonomous Transaction Process</w:t>
            </w:r>
          </w:p>
        </w:tc>
      </w:tr>
      <w:tr w:rsidR="00BB3530" w:rsidRPr="008D6945" w14:paraId="27B0E262" w14:textId="77777777" w:rsidTr="46D4AE89">
        <w:trPr>
          <w:trHeight w:val="189"/>
        </w:trPr>
        <w:tc>
          <w:tcPr>
            <w:tcW w:w="2777" w:type="dxa"/>
          </w:tcPr>
          <w:p w14:paraId="7C837D4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BIP</w:t>
            </w:r>
          </w:p>
        </w:tc>
        <w:tc>
          <w:tcPr>
            <w:tcW w:w="6578" w:type="dxa"/>
          </w:tcPr>
          <w:p w14:paraId="5B6AB50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Business Intelligence Publisher</w:t>
            </w:r>
          </w:p>
        </w:tc>
      </w:tr>
      <w:tr w:rsidR="00BB3530" w:rsidRPr="008D6945" w14:paraId="0E5B24F3" w14:textId="77777777" w:rsidTr="46D4AE89">
        <w:trPr>
          <w:trHeight w:val="189"/>
        </w:trPr>
        <w:tc>
          <w:tcPr>
            <w:tcW w:w="2777" w:type="dxa"/>
          </w:tcPr>
          <w:p w14:paraId="47E98C9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BPA</w:t>
            </w:r>
          </w:p>
        </w:tc>
        <w:tc>
          <w:tcPr>
            <w:tcW w:w="6578" w:type="dxa"/>
          </w:tcPr>
          <w:p w14:paraId="65C33F2A"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Blanket Purchase Agreement</w:t>
            </w:r>
          </w:p>
        </w:tc>
      </w:tr>
      <w:tr w:rsidR="46D4AE89" w14:paraId="776D787D" w14:textId="77777777" w:rsidTr="00632C62">
        <w:tblPrEx>
          <w:tblW w:w="4787" w:type="pct"/>
          <w:tblBorders>
            <w:top w:val="single" w:sz="4" w:space="0" w:color="00B6B5" w:themeColor="accent2"/>
            <w:left w:val="single" w:sz="4" w:space="0" w:color="00B6B5" w:themeColor="accent2"/>
            <w:bottom w:val="single" w:sz="4" w:space="0" w:color="00B6B5" w:themeColor="accent2"/>
            <w:right w:val="single" w:sz="4" w:space="0" w:color="00B6B5" w:themeColor="accent2"/>
            <w:insideH w:val="single" w:sz="4" w:space="0" w:color="00B6B5" w:themeColor="accent2"/>
            <w:insideV w:val="single" w:sz="4" w:space="0" w:color="00B6B5" w:themeColor="accent2"/>
          </w:tblBorders>
          <w:tblLayout w:type="fixed"/>
          <w:tblCellMar>
            <w:top w:w="28" w:type="dxa"/>
            <w:left w:w="28" w:type="dxa"/>
            <w:bottom w:w="28" w:type="dxa"/>
            <w:right w:w="28" w:type="dxa"/>
          </w:tblCellMar>
          <w:tblPrExChange w:id="111" w:author="Harry" w:date="2021-03-01T22:30:00Z">
            <w:tblPrEx>
              <w:tblW w:w="4787" w:type="pct"/>
              <w:tblBorders>
                <w:top w:val="single" w:sz="4" w:space="0" w:color="00B6B5" w:themeColor="accent2"/>
                <w:left w:val="single" w:sz="4" w:space="0" w:color="00B6B5" w:themeColor="accent2"/>
                <w:bottom w:val="single" w:sz="4" w:space="0" w:color="00B6B5" w:themeColor="accent2"/>
                <w:right w:val="single" w:sz="4" w:space="0" w:color="00B6B5" w:themeColor="accent2"/>
                <w:insideH w:val="single" w:sz="4" w:space="0" w:color="00B6B5" w:themeColor="accent2"/>
                <w:insideV w:val="single" w:sz="4" w:space="0" w:color="00B6B5" w:themeColor="accent2"/>
              </w:tblBorders>
              <w:tblLayout w:type="fixed"/>
              <w:tblCellMar>
                <w:top w:w="28" w:type="dxa"/>
                <w:left w:w="28" w:type="dxa"/>
                <w:bottom w:w="28" w:type="dxa"/>
                <w:right w:w="28" w:type="dxa"/>
              </w:tblCellMar>
            </w:tblPrEx>
          </w:tblPrExChange>
        </w:tblPrEx>
        <w:trPr>
          <w:trHeight w:val="189"/>
          <w:ins w:id="112" w:author="Harry Kochhar" w:date="2021-03-01T22:26:00Z"/>
          <w:trPrChange w:id="113" w:author="Harry" w:date="2021-03-01T22:30:00Z">
            <w:trPr>
              <w:trHeight w:val="189"/>
            </w:trPr>
          </w:trPrChange>
        </w:trPr>
        <w:tc>
          <w:tcPr>
            <w:tcW w:w="2777" w:type="dxa"/>
            <w:shd w:val="clear" w:color="auto" w:fill="auto"/>
            <w:tcPrChange w:id="114" w:author="Harry" w:date="2021-03-01T22:30:00Z">
              <w:tcPr>
                <w:tcW w:w="2777" w:type="dxa"/>
              </w:tcPr>
            </w:tcPrChange>
          </w:tcPr>
          <w:p w14:paraId="58491D02" w14:textId="59F4D337" w:rsidR="1B75B932" w:rsidRDefault="1B75B932">
            <w:pPr>
              <w:pStyle w:val="TableText"/>
              <w:rPr>
                <w:rFonts w:asciiTheme="minorHAnsi" w:hAnsiTheme="minorHAnsi" w:cstheme="minorBidi"/>
                <w:sz w:val="20"/>
                <w:szCs w:val="20"/>
              </w:rPr>
              <w:pPrChange w:id="115" w:author="Harry Kochhar" w:date="2021-03-01T22:26:00Z">
                <w:pPr/>
              </w:pPrChange>
            </w:pPr>
            <w:ins w:id="116" w:author="Harry Kochhar" w:date="2021-03-01T22:26:00Z">
              <w:r w:rsidRPr="46D4AE89">
                <w:rPr>
                  <w:rFonts w:asciiTheme="minorHAnsi" w:hAnsiTheme="minorHAnsi" w:cstheme="minorBidi"/>
                  <w:sz w:val="20"/>
                  <w:szCs w:val="20"/>
                </w:rPr>
                <w:t>BU</w:t>
              </w:r>
            </w:ins>
          </w:p>
        </w:tc>
        <w:tc>
          <w:tcPr>
            <w:tcW w:w="6578" w:type="dxa"/>
            <w:shd w:val="clear" w:color="auto" w:fill="auto"/>
            <w:tcPrChange w:id="117" w:author="Harry" w:date="2021-03-01T22:30:00Z">
              <w:tcPr>
                <w:tcW w:w="6578" w:type="dxa"/>
              </w:tcPr>
            </w:tcPrChange>
          </w:tcPr>
          <w:p w14:paraId="115BCC55" w14:textId="52C7E635" w:rsidR="1B75B932" w:rsidRDefault="1B75B932">
            <w:pPr>
              <w:pStyle w:val="TableText"/>
              <w:rPr>
                <w:rFonts w:asciiTheme="minorHAnsi" w:hAnsiTheme="minorHAnsi" w:cstheme="minorBidi"/>
                <w:sz w:val="20"/>
                <w:szCs w:val="20"/>
              </w:rPr>
              <w:pPrChange w:id="118" w:author="Harry Kochhar" w:date="2021-03-01T22:26:00Z">
                <w:pPr/>
              </w:pPrChange>
            </w:pPr>
            <w:ins w:id="119" w:author="Harry Kochhar" w:date="2021-03-01T22:26:00Z">
              <w:r w:rsidRPr="46D4AE89">
                <w:rPr>
                  <w:rFonts w:asciiTheme="minorHAnsi" w:hAnsiTheme="minorHAnsi" w:cstheme="minorBidi"/>
                  <w:sz w:val="20"/>
                  <w:szCs w:val="20"/>
                </w:rPr>
                <w:t>Business Unit</w:t>
              </w:r>
            </w:ins>
            <w:ins w:id="120" w:author="Harry Kochhar" w:date="2021-03-03T13:13:00Z">
              <w:r w:rsidR="003535CA">
                <w:rPr>
                  <w:rFonts w:asciiTheme="minorHAnsi" w:hAnsiTheme="minorHAnsi" w:cstheme="minorBidi"/>
                  <w:sz w:val="20"/>
                  <w:szCs w:val="20"/>
                </w:rPr>
                <w:t>(s)</w:t>
              </w:r>
            </w:ins>
          </w:p>
        </w:tc>
      </w:tr>
      <w:tr w:rsidR="00BB3530" w:rsidRPr="008D6945" w14:paraId="0AA78A28" w14:textId="77777777" w:rsidTr="46D4AE89">
        <w:trPr>
          <w:trHeight w:val="200"/>
        </w:trPr>
        <w:tc>
          <w:tcPr>
            <w:tcW w:w="2777" w:type="dxa"/>
          </w:tcPr>
          <w:p w14:paraId="59A526F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Cloud ERP</w:t>
            </w:r>
          </w:p>
        </w:tc>
        <w:tc>
          <w:tcPr>
            <w:tcW w:w="6578" w:type="dxa"/>
          </w:tcPr>
          <w:p w14:paraId="2FD49D69"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Cloud</w:t>
            </w:r>
          </w:p>
        </w:tc>
      </w:tr>
      <w:tr w:rsidR="00BB3530" w:rsidRPr="008D6945" w14:paraId="447D1E27" w14:textId="77777777" w:rsidTr="46D4AE89">
        <w:trPr>
          <w:trHeight w:val="200"/>
        </w:trPr>
        <w:tc>
          <w:tcPr>
            <w:tcW w:w="2777" w:type="dxa"/>
          </w:tcPr>
          <w:p w14:paraId="586BDF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CPA</w:t>
            </w:r>
          </w:p>
        </w:tc>
        <w:tc>
          <w:tcPr>
            <w:tcW w:w="6578" w:type="dxa"/>
          </w:tcPr>
          <w:p w14:paraId="3D5D6F2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Contract Purchase Agreement</w:t>
            </w:r>
          </w:p>
        </w:tc>
      </w:tr>
      <w:tr w:rsidR="00BB3530" w:rsidRPr="008D6945" w14:paraId="27C1A3EB" w14:textId="77777777" w:rsidTr="46D4AE89">
        <w:trPr>
          <w:trHeight w:val="200"/>
        </w:trPr>
        <w:tc>
          <w:tcPr>
            <w:tcW w:w="2777" w:type="dxa"/>
          </w:tcPr>
          <w:p w14:paraId="0EFA9DD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CSV</w:t>
            </w:r>
          </w:p>
        </w:tc>
        <w:tc>
          <w:tcPr>
            <w:tcW w:w="6578" w:type="dxa"/>
          </w:tcPr>
          <w:p w14:paraId="3F868C5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Comma Separated Value</w:t>
            </w:r>
          </w:p>
        </w:tc>
      </w:tr>
      <w:tr w:rsidR="00BB3530" w:rsidRPr="008D6945" w14:paraId="2580898F" w14:textId="77777777" w:rsidTr="46D4AE89">
        <w:trPr>
          <w:trHeight w:val="200"/>
        </w:trPr>
        <w:tc>
          <w:tcPr>
            <w:tcW w:w="2777" w:type="dxa"/>
          </w:tcPr>
          <w:p w14:paraId="4ABA337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DBCS</w:t>
            </w:r>
          </w:p>
        </w:tc>
        <w:tc>
          <w:tcPr>
            <w:tcW w:w="6578" w:type="dxa"/>
          </w:tcPr>
          <w:p w14:paraId="6454D51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Database Cloud Service</w:t>
            </w:r>
          </w:p>
        </w:tc>
      </w:tr>
      <w:tr w:rsidR="00BB3530" w:rsidRPr="008D6945" w14:paraId="4CE611EA" w14:textId="77777777" w:rsidTr="46D4AE89">
        <w:trPr>
          <w:trHeight w:val="200"/>
        </w:trPr>
        <w:tc>
          <w:tcPr>
            <w:tcW w:w="2777" w:type="dxa"/>
          </w:tcPr>
          <w:p w14:paraId="4F2A0C7D"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DQ</w:t>
            </w:r>
          </w:p>
        </w:tc>
        <w:tc>
          <w:tcPr>
            <w:tcW w:w="6578" w:type="dxa"/>
          </w:tcPr>
          <w:p w14:paraId="1B2DF39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Data Quality</w:t>
            </w:r>
          </w:p>
        </w:tc>
      </w:tr>
      <w:tr w:rsidR="00BB3530" w:rsidRPr="008D6945" w14:paraId="62611863" w14:textId="77777777" w:rsidTr="46D4AE89">
        <w:trPr>
          <w:trHeight w:val="200"/>
        </w:trPr>
        <w:tc>
          <w:tcPr>
            <w:tcW w:w="2777" w:type="dxa"/>
          </w:tcPr>
          <w:p w14:paraId="314A0AB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EBS</w:t>
            </w:r>
          </w:p>
        </w:tc>
        <w:tc>
          <w:tcPr>
            <w:tcW w:w="6578" w:type="dxa"/>
          </w:tcPr>
          <w:p w14:paraId="008AA82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E-Business Suite</w:t>
            </w:r>
          </w:p>
        </w:tc>
      </w:tr>
      <w:tr w:rsidR="00BB3530" w:rsidRPr="008D6945" w:rsidDel="00632C62" w14:paraId="3AC5747C" w14:textId="52359115" w:rsidTr="46D4AE89">
        <w:trPr>
          <w:trHeight w:val="200"/>
          <w:del w:id="121" w:author="Harry" w:date="2021-03-01T22:29:00Z"/>
        </w:trPr>
        <w:tc>
          <w:tcPr>
            <w:tcW w:w="2777" w:type="dxa"/>
          </w:tcPr>
          <w:p w14:paraId="41F1675B" w14:textId="6FB45207" w:rsidR="00BB3530" w:rsidRPr="008D6945" w:rsidDel="00632C62" w:rsidRDefault="00BB3530" w:rsidP="00685BA2">
            <w:pPr>
              <w:pStyle w:val="TableText"/>
              <w:rPr>
                <w:del w:id="122" w:author="Harry" w:date="2021-03-01T22:29:00Z"/>
                <w:rFonts w:asciiTheme="minorHAnsi" w:hAnsiTheme="minorHAnsi" w:cstheme="minorHAnsi"/>
                <w:sz w:val="20"/>
                <w:szCs w:val="20"/>
              </w:rPr>
            </w:pPr>
            <w:commentRangeStart w:id="123"/>
            <w:del w:id="124" w:author="Harry" w:date="2021-03-01T22:29:00Z">
              <w:r w:rsidRPr="008D6945" w:rsidDel="00632C62">
                <w:rPr>
                  <w:rFonts w:asciiTheme="minorHAnsi" w:hAnsiTheme="minorHAnsi" w:cstheme="minorHAnsi"/>
                  <w:sz w:val="20"/>
                  <w:szCs w:val="20"/>
                </w:rPr>
                <w:delText>EDQ</w:delText>
              </w:r>
            </w:del>
          </w:p>
        </w:tc>
        <w:tc>
          <w:tcPr>
            <w:tcW w:w="6578" w:type="dxa"/>
          </w:tcPr>
          <w:p w14:paraId="6516E7BF" w14:textId="14A9D3F8" w:rsidR="00BB3530" w:rsidRPr="008D6945" w:rsidDel="00632C62" w:rsidRDefault="00BB3530" w:rsidP="00685BA2">
            <w:pPr>
              <w:pStyle w:val="TableText"/>
              <w:rPr>
                <w:del w:id="125" w:author="Harry" w:date="2021-03-01T22:29:00Z"/>
                <w:rFonts w:asciiTheme="minorHAnsi" w:hAnsiTheme="minorHAnsi" w:cstheme="minorHAnsi"/>
                <w:sz w:val="20"/>
                <w:szCs w:val="20"/>
              </w:rPr>
            </w:pPr>
            <w:del w:id="126" w:author="Harry" w:date="2021-03-01T22:29:00Z">
              <w:r w:rsidRPr="008D6945" w:rsidDel="00632C62">
                <w:rPr>
                  <w:rFonts w:asciiTheme="minorHAnsi" w:hAnsiTheme="minorHAnsi" w:cstheme="minorHAnsi"/>
                  <w:sz w:val="20"/>
                  <w:szCs w:val="20"/>
                </w:rPr>
                <w:delText>Enterprise Data Quality</w:delText>
              </w:r>
              <w:commentRangeEnd w:id="123"/>
              <w:r w:rsidR="00217BC1" w:rsidDel="00632C62">
                <w:rPr>
                  <w:rStyle w:val="CommentReference"/>
                </w:rPr>
                <w:commentReference w:id="123"/>
              </w:r>
            </w:del>
          </w:p>
        </w:tc>
      </w:tr>
      <w:tr w:rsidR="00BB3530" w:rsidRPr="008D6945" w14:paraId="51D37CBC" w14:textId="77777777" w:rsidTr="46D4AE89">
        <w:trPr>
          <w:trHeight w:val="200"/>
        </w:trPr>
        <w:tc>
          <w:tcPr>
            <w:tcW w:w="2777" w:type="dxa"/>
          </w:tcPr>
          <w:p w14:paraId="44129AAE"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FA</w:t>
            </w:r>
          </w:p>
        </w:tc>
        <w:tc>
          <w:tcPr>
            <w:tcW w:w="6578" w:type="dxa"/>
          </w:tcPr>
          <w:p w14:paraId="18C4D2B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Fixed Assets</w:t>
            </w:r>
          </w:p>
        </w:tc>
      </w:tr>
      <w:tr w:rsidR="00BB3530" w:rsidRPr="008D6945" w14:paraId="6941D36D" w14:textId="77777777" w:rsidTr="46D4AE89">
        <w:trPr>
          <w:trHeight w:val="200"/>
        </w:trPr>
        <w:tc>
          <w:tcPr>
            <w:tcW w:w="2777" w:type="dxa"/>
          </w:tcPr>
          <w:p w14:paraId="3965071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FBDI</w:t>
            </w:r>
          </w:p>
        </w:tc>
        <w:tc>
          <w:tcPr>
            <w:tcW w:w="6578" w:type="dxa"/>
          </w:tcPr>
          <w:p w14:paraId="73CF0D6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File Based Data Import</w:t>
            </w:r>
          </w:p>
        </w:tc>
      </w:tr>
      <w:tr w:rsidR="00BB3530" w:rsidRPr="008D6945" w14:paraId="39DDDBF1" w14:textId="77777777" w:rsidTr="46D4AE89">
        <w:trPr>
          <w:trHeight w:val="200"/>
        </w:trPr>
        <w:tc>
          <w:tcPr>
            <w:tcW w:w="2777" w:type="dxa"/>
          </w:tcPr>
          <w:p w14:paraId="1D58E0A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Fusion ERP</w:t>
            </w:r>
          </w:p>
        </w:tc>
        <w:tc>
          <w:tcPr>
            <w:tcW w:w="6578" w:type="dxa"/>
          </w:tcPr>
          <w:p w14:paraId="75AE46C5"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Oracle Enterprise Resource Planning Fusion Applications</w:t>
            </w:r>
          </w:p>
        </w:tc>
      </w:tr>
      <w:tr w:rsidR="00BB3530" w:rsidRPr="008D6945" w14:paraId="5ACEAFDC" w14:textId="77777777" w:rsidTr="46D4AE89">
        <w:trPr>
          <w:trHeight w:val="200"/>
        </w:trPr>
        <w:tc>
          <w:tcPr>
            <w:tcW w:w="2777" w:type="dxa"/>
          </w:tcPr>
          <w:p w14:paraId="0F4B877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HCM</w:t>
            </w:r>
          </w:p>
        </w:tc>
        <w:tc>
          <w:tcPr>
            <w:tcW w:w="6578" w:type="dxa"/>
          </w:tcPr>
          <w:p w14:paraId="5F97BA30"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Human Capital Management </w:t>
            </w:r>
          </w:p>
        </w:tc>
      </w:tr>
      <w:tr w:rsidR="00BB3530" w:rsidRPr="008D6945" w14:paraId="2E887846" w14:textId="77777777" w:rsidTr="46D4AE89">
        <w:trPr>
          <w:trHeight w:val="200"/>
        </w:trPr>
        <w:tc>
          <w:tcPr>
            <w:tcW w:w="2777" w:type="dxa"/>
          </w:tcPr>
          <w:p w14:paraId="463D5E64"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HR</w:t>
            </w:r>
          </w:p>
        </w:tc>
        <w:tc>
          <w:tcPr>
            <w:tcW w:w="6578" w:type="dxa"/>
          </w:tcPr>
          <w:p w14:paraId="3B5B0981"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Human Resource</w:t>
            </w:r>
          </w:p>
        </w:tc>
      </w:tr>
      <w:tr w:rsidR="00BB3530" w:rsidRPr="008D6945" w14:paraId="6FC73A7B" w14:textId="77777777" w:rsidTr="46D4AE89">
        <w:trPr>
          <w:trHeight w:val="200"/>
        </w:trPr>
        <w:tc>
          <w:tcPr>
            <w:tcW w:w="2777" w:type="dxa"/>
          </w:tcPr>
          <w:p w14:paraId="447AEA2C"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IC </w:t>
            </w:r>
          </w:p>
        </w:tc>
        <w:tc>
          <w:tcPr>
            <w:tcW w:w="6578" w:type="dxa"/>
          </w:tcPr>
          <w:p w14:paraId="3A768488"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 xml:space="preserve">Inter-Company </w:t>
            </w:r>
          </w:p>
        </w:tc>
      </w:tr>
      <w:tr w:rsidR="007711BD" w:rsidRPr="008D6945" w:rsidDel="00D04869" w14:paraId="787A3080" w14:textId="37976247" w:rsidTr="46D4AE89">
        <w:trPr>
          <w:trHeight w:val="200"/>
          <w:del w:id="127" w:author="Harry Kochhar" w:date="2021-03-01T22:29:00Z"/>
        </w:trPr>
        <w:tc>
          <w:tcPr>
            <w:tcW w:w="2777" w:type="dxa"/>
          </w:tcPr>
          <w:p w14:paraId="02E06BF0" w14:textId="3CEBD660" w:rsidR="007711BD" w:rsidRPr="008D6945" w:rsidDel="00D04869" w:rsidRDefault="007711BD" w:rsidP="00685BA2">
            <w:pPr>
              <w:pStyle w:val="TableText"/>
              <w:rPr>
                <w:del w:id="128" w:author="Harry Kochhar" w:date="2021-03-01T22:29:00Z"/>
                <w:rFonts w:asciiTheme="minorHAnsi" w:hAnsiTheme="minorHAnsi" w:cstheme="minorHAnsi"/>
                <w:sz w:val="20"/>
                <w:szCs w:val="20"/>
              </w:rPr>
            </w:pPr>
            <w:commentRangeStart w:id="129"/>
            <w:del w:id="130" w:author="Harry Kochhar" w:date="2021-03-01T22:29:00Z">
              <w:r w:rsidRPr="008D6945" w:rsidDel="00D04869">
                <w:rPr>
                  <w:rFonts w:asciiTheme="minorHAnsi" w:hAnsiTheme="minorHAnsi" w:cstheme="minorHAnsi"/>
                  <w:sz w:val="20"/>
                  <w:szCs w:val="20"/>
                </w:rPr>
                <w:delText>OC</w:delText>
              </w:r>
            </w:del>
          </w:p>
        </w:tc>
        <w:tc>
          <w:tcPr>
            <w:tcW w:w="6578" w:type="dxa"/>
          </w:tcPr>
          <w:p w14:paraId="76997714" w14:textId="10736FDE" w:rsidR="007711BD" w:rsidRPr="008D6945" w:rsidDel="00D04869" w:rsidRDefault="007711BD" w:rsidP="00685BA2">
            <w:pPr>
              <w:pStyle w:val="TableText"/>
              <w:rPr>
                <w:del w:id="131" w:author="Harry Kochhar" w:date="2021-03-01T22:29:00Z"/>
                <w:rFonts w:asciiTheme="minorHAnsi" w:hAnsiTheme="minorHAnsi" w:cstheme="minorHAnsi"/>
                <w:sz w:val="20"/>
                <w:szCs w:val="20"/>
              </w:rPr>
            </w:pPr>
            <w:del w:id="132" w:author="Harry Kochhar" w:date="2021-03-01T22:29:00Z">
              <w:r w:rsidRPr="008D6945" w:rsidDel="00D04869">
                <w:rPr>
                  <w:rFonts w:asciiTheme="minorHAnsi" w:hAnsiTheme="minorHAnsi" w:cstheme="minorHAnsi"/>
                  <w:sz w:val="20"/>
                  <w:szCs w:val="20"/>
                </w:rPr>
                <w:delText>Oracle Consulting (</w:delText>
              </w:r>
              <w:r w:rsidR="00F77235" w:rsidRPr="008D6945" w:rsidDel="00D04869">
                <w:rPr>
                  <w:rFonts w:asciiTheme="minorHAnsi" w:hAnsiTheme="minorHAnsi" w:cstheme="minorHAnsi"/>
                  <w:sz w:val="20"/>
                  <w:szCs w:val="20"/>
                </w:rPr>
                <w:delText>Team from Version 1)</w:delText>
              </w:r>
              <w:commentRangeEnd w:id="129"/>
              <w:r w:rsidR="000528EA" w:rsidDel="00D04869">
                <w:rPr>
                  <w:rStyle w:val="CommentReference"/>
                </w:rPr>
                <w:commentReference w:id="129"/>
              </w:r>
            </w:del>
          </w:p>
        </w:tc>
      </w:tr>
      <w:tr w:rsidR="00BB3530" w:rsidRPr="008D6945" w14:paraId="4A904C70" w14:textId="77777777" w:rsidTr="46D4AE89">
        <w:trPr>
          <w:trHeight w:val="200"/>
        </w:trPr>
        <w:tc>
          <w:tcPr>
            <w:tcW w:w="2777" w:type="dxa"/>
          </w:tcPr>
          <w:p w14:paraId="57926B7B"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PB2</w:t>
            </w:r>
          </w:p>
        </w:tc>
        <w:tc>
          <w:tcPr>
            <w:tcW w:w="6578" w:type="dxa"/>
          </w:tcPr>
          <w:p w14:paraId="27322A5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Playback 2</w:t>
            </w:r>
          </w:p>
        </w:tc>
      </w:tr>
      <w:tr w:rsidR="00BB3530" w:rsidRPr="008D6945" w14:paraId="0DCD751F" w14:textId="77777777" w:rsidTr="46D4AE89">
        <w:trPr>
          <w:trHeight w:val="200"/>
        </w:trPr>
        <w:tc>
          <w:tcPr>
            <w:tcW w:w="2777" w:type="dxa"/>
          </w:tcPr>
          <w:p w14:paraId="1CD13AEF"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PO</w:t>
            </w:r>
          </w:p>
        </w:tc>
        <w:tc>
          <w:tcPr>
            <w:tcW w:w="6578" w:type="dxa"/>
          </w:tcPr>
          <w:p w14:paraId="21CE98ED"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Purchase Order</w:t>
            </w:r>
          </w:p>
        </w:tc>
      </w:tr>
      <w:tr w:rsidR="00BB3530" w:rsidRPr="008D6945" w14:paraId="68937079" w14:textId="77777777" w:rsidTr="46D4AE89">
        <w:trPr>
          <w:trHeight w:val="200"/>
        </w:trPr>
        <w:tc>
          <w:tcPr>
            <w:tcW w:w="2777" w:type="dxa"/>
          </w:tcPr>
          <w:p w14:paraId="1E12E282"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R12</w:t>
            </w:r>
          </w:p>
        </w:tc>
        <w:tc>
          <w:tcPr>
            <w:tcW w:w="6578" w:type="dxa"/>
          </w:tcPr>
          <w:p w14:paraId="55884A33" w14:textId="2E180B0A"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 xml:space="preserve">Oracle </w:t>
            </w:r>
            <w:ins w:id="133" w:author="Daniel Roach" w:date="2021-03-01T11:06:00Z">
              <w:r w:rsidR="00395E6B">
                <w:rPr>
                  <w:rFonts w:asciiTheme="minorHAnsi" w:hAnsiTheme="minorHAnsi" w:cstheme="minorHAnsi"/>
                  <w:sz w:val="20"/>
                  <w:szCs w:val="20"/>
                </w:rPr>
                <w:t>E-</w:t>
              </w:r>
            </w:ins>
            <w:del w:id="134" w:author="Daniel Roach" w:date="2021-03-01T11:06:00Z">
              <w:r w:rsidRPr="008D6945" w:rsidDel="00395E6B">
                <w:rPr>
                  <w:rFonts w:asciiTheme="minorHAnsi" w:hAnsiTheme="minorHAnsi" w:cstheme="minorHAnsi"/>
                  <w:sz w:val="20"/>
                  <w:szCs w:val="20"/>
                </w:rPr>
                <w:delText xml:space="preserve">e </w:delText>
              </w:r>
            </w:del>
            <w:r w:rsidRPr="008D6945">
              <w:rPr>
                <w:rFonts w:asciiTheme="minorHAnsi" w:hAnsiTheme="minorHAnsi" w:cstheme="minorHAnsi"/>
                <w:sz w:val="20"/>
                <w:szCs w:val="20"/>
              </w:rPr>
              <w:t>Business Suite R12</w:t>
            </w:r>
          </w:p>
        </w:tc>
      </w:tr>
      <w:tr w:rsidR="00BB3530" w:rsidRPr="008D6945" w14:paraId="1EE8E908" w14:textId="77777777" w:rsidTr="46D4AE89">
        <w:trPr>
          <w:trHeight w:val="200"/>
        </w:trPr>
        <w:tc>
          <w:tcPr>
            <w:tcW w:w="2777" w:type="dxa"/>
          </w:tcPr>
          <w:p w14:paraId="7B4ECC03"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SCM</w:t>
            </w:r>
          </w:p>
        </w:tc>
        <w:tc>
          <w:tcPr>
            <w:tcW w:w="6578" w:type="dxa"/>
          </w:tcPr>
          <w:p w14:paraId="18F58B2C"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Supply Chain Management</w:t>
            </w:r>
          </w:p>
        </w:tc>
      </w:tr>
      <w:tr w:rsidR="00BB3530" w:rsidRPr="008D6945" w14:paraId="77C732A1" w14:textId="77777777" w:rsidTr="46D4AE89">
        <w:trPr>
          <w:trHeight w:val="200"/>
        </w:trPr>
        <w:tc>
          <w:tcPr>
            <w:tcW w:w="2777" w:type="dxa"/>
          </w:tcPr>
          <w:p w14:paraId="6840ADC6" w14:textId="77777777" w:rsidR="00BB3530" w:rsidRPr="008D6945" w:rsidRDefault="00BB3530" w:rsidP="00685BA2">
            <w:pPr>
              <w:pStyle w:val="TableText"/>
              <w:rPr>
                <w:rFonts w:asciiTheme="minorHAnsi" w:hAnsiTheme="minorHAnsi" w:cstheme="minorHAnsi"/>
                <w:sz w:val="20"/>
                <w:szCs w:val="20"/>
              </w:rPr>
            </w:pPr>
            <w:r w:rsidRPr="008D6945">
              <w:rPr>
                <w:rFonts w:asciiTheme="minorHAnsi" w:hAnsiTheme="minorHAnsi" w:cstheme="minorHAnsi"/>
                <w:sz w:val="20"/>
                <w:szCs w:val="20"/>
              </w:rPr>
              <w:t>SQL</w:t>
            </w:r>
          </w:p>
        </w:tc>
        <w:tc>
          <w:tcPr>
            <w:tcW w:w="6578" w:type="dxa"/>
          </w:tcPr>
          <w:p w14:paraId="145764EA" w14:textId="77777777" w:rsidR="00BB3530" w:rsidRPr="008D6945" w:rsidRDefault="00BB3530" w:rsidP="00685BA2">
            <w:pPr>
              <w:pStyle w:val="TableText"/>
              <w:rPr>
                <w:rFonts w:asciiTheme="minorHAnsi" w:hAnsiTheme="minorHAnsi" w:cstheme="minorHAnsi"/>
                <w:sz w:val="20"/>
                <w:szCs w:val="20"/>
                <w:shd w:val="clear" w:color="auto" w:fill="FFFFFF"/>
              </w:rPr>
            </w:pPr>
            <w:r w:rsidRPr="008D6945">
              <w:rPr>
                <w:rFonts w:asciiTheme="minorHAnsi" w:hAnsiTheme="minorHAnsi" w:cstheme="minorHAnsi"/>
                <w:sz w:val="20"/>
                <w:szCs w:val="20"/>
              </w:rPr>
              <w:t>Structured Query Language</w:t>
            </w:r>
          </w:p>
        </w:tc>
      </w:tr>
      <w:tr w:rsidR="003F66B1" w:rsidRPr="008D6945" w14:paraId="2CD2F6C0" w14:textId="77777777" w:rsidTr="46D4AE89">
        <w:trPr>
          <w:trHeight w:val="200"/>
        </w:trPr>
        <w:tc>
          <w:tcPr>
            <w:tcW w:w="2777" w:type="dxa"/>
          </w:tcPr>
          <w:p w14:paraId="37626569" w14:textId="3CA67ECE" w:rsidR="003F66B1" w:rsidRPr="008D6945" w:rsidRDefault="003F66B1" w:rsidP="00685BA2">
            <w:pPr>
              <w:pStyle w:val="TableText"/>
              <w:rPr>
                <w:rFonts w:asciiTheme="minorHAnsi" w:hAnsiTheme="minorHAnsi" w:cstheme="minorHAnsi"/>
                <w:sz w:val="20"/>
                <w:szCs w:val="20"/>
              </w:rPr>
            </w:pPr>
            <w:r>
              <w:rPr>
                <w:rFonts w:asciiTheme="minorHAnsi" w:hAnsiTheme="minorHAnsi" w:cstheme="minorHAnsi"/>
                <w:sz w:val="20"/>
                <w:szCs w:val="20"/>
              </w:rPr>
              <w:t>UCM</w:t>
            </w:r>
          </w:p>
        </w:tc>
        <w:tc>
          <w:tcPr>
            <w:tcW w:w="6578" w:type="dxa"/>
          </w:tcPr>
          <w:p w14:paraId="54D93BAB" w14:textId="67613883" w:rsidR="003F66B1" w:rsidRPr="008D6945" w:rsidRDefault="003F66B1" w:rsidP="00685BA2">
            <w:pPr>
              <w:pStyle w:val="TableText"/>
              <w:rPr>
                <w:rFonts w:asciiTheme="minorHAnsi" w:hAnsiTheme="minorHAnsi" w:cstheme="minorHAnsi"/>
                <w:sz w:val="20"/>
                <w:szCs w:val="20"/>
              </w:rPr>
            </w:pPr>
            <w:r>
              <w:rPr>
                <w:rFonts w:asciiTheme="minorHAnsi" w:hAnsiTheme="minorHAnsi" w:cstheme="minorHAnsi"/>
                <w:sz w:val="20"/>
                <w:szCs w:val="20"/>
              </w:rPr>
              <w:t>Universal Content Management</w:t>
            </w:r>
          </w:p>
        </w:tc>
      </w:tr>
    </w:tbl>
    <w:p w14:paraId="7E411778" w14:textId="77777777" w:rsidR="00BB3530" w:rsidRPr="008D6945" w:rsidRDefault="00BB3530" w:rsidP="00801565">
      <w:pPr>
        <w:tabs>
          <w:tab w:val="left" w:pos="7200"/>
        </w:tabs>
        <w:jc w:val="both"/>
        <w:rPr>
          <w:rFonts w:ascii="Arial" w:hAnsi="Arial" w:cs="Arial"/>
        </w:rPr>
      </w:pPr>
    </w:p>
    <w:p w14:paraId="635862C7" w14:textId="77777777" w:rsidR="00BB3530" w:rsidRPr="008D6945" w:rsidRDefault="00BB3530" w:rsidP="00801565">
      <w:pPr>
        <w:tabs>
          <w:tab w:val="left" w:pos="7200"/>
        </w:tabs>
        <w:jc w:val="both"/>
        <w:rPr>
          <w:rFonts w:ascii="Arial" w:hAnsi="Arial" w:cs="Arial"/>
          <w:i/>
          <w:color w:val="000000"/>
          <w:sz w:val="18"/>
        </w:rPr>
      </w:pPr>
    </w:p>
    <w:p w14:paraId="33655823" w14:textId="77777777" w:rsidR="00BB3530" w:rsidRPr="008D6945" w:rsidRDefault="00BB3530" w:rsidP="00801565">
      <w:pPr>
        <w:tabs>
          <w:tab w:val="left" w:pos="7200"/>
        </w:tabs>
        <w:jc w:val="both"/>
        <w:rPr>
          <w:rFonts w:ascii="Arial" w:hAnsi="Arial" w:cs="Arial"/>
          <w:i/>
          <w:color w:val="000000"/>
          <w:sz w:val="18"/>
        </w:rPr>
      </w:pPr>
    </w:p>
    <w:p w14:paraId="745BEE6E" w14:textId="77777777" w:rsidR="00BB3530" w:rsidRPr="008D6945" w:rsidRDefault="00BB3530" w:rsidP="00801565">
      <w:pPr>
        <w:tabs>
          <w:tab w:val="left" w:pos="7200"/>
        </w:tabs>
        <w:jc w:val="both"/>
        <w:rPr>
          <w:rFonts w:ascii="Arial" w:hAnsi="Arial" w:cs="Arial"/>
          <w:i/>
          <w:color w:val="000000"/>
          <w:sz w:val="18"/>
        </w:rPr>
      </w:pPr>
    </w:p>
    <w:p w14:paraId="1DF8F657" w14:textId="77777777" w:rsidR="00BB3530" w:rsidRPr="008D6945" w:rsidRDefault="00BB3530" w:rsidP="00801565">
      <w:pPr>
        <w:tabs>
          <w:tab w:val="left" w:pos="7200"/>
        </w:tabs>
        <w:jc w:val="both"/>
        <w:rPr>
          <w:rFonts w:ascii="Arial" w:hAnsi="Arial" w:cs="Arial"/>
          <w:i/>
          <w:color w:val="000000"/>
          <w:sz w:val="18"/>
        </w:rPr>
      </w:pPr>
    </w:p>
    <w:p w14:paraId="285A861A" w14:textId="77777777" w:rsidR="00BB3530" w:rsidRPr="008D6945" w:rsidRDefault="00BB3530" w:rsidP="00801565">
      <w:pPr>
        <w:tabs>
          <w:tab w:val="left" w:pos="7200"/>
        </w:tabs>
        <w:jc w:val="both"/>
        <w:rPr>
          <w:rFonts w:ascii="Arial" w:hAnsi="Arial" w:cs="Arial"/>
          <w:i/>
          <w:color w:val="000000"/>
          <w:sz w:val="18"/>
        </w:rPr>
      </w:pPr>
    </w:p>
    <w:p w14:paraId="662D0D5E" w14:textId="77777777" w:rsidR="00BB3530" w:rsidRPr="008D6945" w:rsidRDefault="00BB3530" w:rsidP="00801565">
      <w:pPr>
        <w:tabs>
          <w:tab w:val="left" w:pos="7200"/>
        </w:tabs>
        <w:jc w:val="both"/>
        <w:rPr>
          <w:rFonts w:ascii="Arial" w:hAnsi="Arial" w:cs="Arial"/>
          <w:i/>
          <w:color w:val="000000"/>
          <w:sz w:val="18"/>
        </w:rPr>
      </w:pPr>
    </w:p>
    <w:p w14:paraId="2644D75B" w14:textId="77777777" w:rsidR="00BB3530" w:rsidRPr="008D6945" w:rsidRDefault="00BB3530" w:rsidP="00801565">
      <w:pPr>
        <w:tabs>
          <w:tab w:val="left" w:pos="7200"/>
        </w:tabs>
        <w:jc w:val="both"/>
        <w:rPr>
          <w:rFonts w:ascii="Arial" w:hAnsi="Arial" w:cs="Arial"/>
          <w:i/>
          <w:color w:val="000000"/>
          <w:sz w:val="18"/>
        </w:rPr>
      </w:pPr>
    </w:p>
    <w:p w14:paraId="25AE55E4" w14:textId="033908BC" w:rsidR="00BB3530" w:rsidRPr="008D6945" w:rsidRDefault="00BB3530" w:rsidP="00801565">
      <w:pPr>
        <w:tabs>
          <w:tab w:val="left" w:pos="7200"/>
        </w:tabs>
        <w:jc w:val="both"/>
        <w:rPr>
          <w:rFonts w:ascii="Arial" w:hAnsi="Arial" w:cs="Arial"/>
          <w:i/>
          <w:color w:val="000000"/>
          <w:sz w:val="18"/>
        </w:rPr>
      </w:pPr>
    </w:p>
    <w:p w14:paraId="3E10CAD8" w14:textId="77777777" w:rsidR="00BB3530" w:rsidRPr="008D6945" w:rsidRDefault="00BB3530" w:rsidP="00801565">
      <w:pPr>
        <w:tabs>
          <w:tab w:val="left" w:pos="7200"/>
        </w:tabs>
        <w:jc w:val="both"/>
        <w:rPr>
          <w:rFonts w:ascii="Arial" w:hAnsi="Arial" w:cs="Arial"/>
          <w:i/>
          <w:color w:val="000000"/>
          <w:sz w:val="18"/>
        </w:rPr>
      </w:pPr>
    </w:p>
    <w:p w14:paraId="2713953B" w14:textId="77777777" w:rsidR="00BB3530" w:rsidRPr="008D6945" w:rsidRDefault="00BB3530" w:rsidP="00801565">
      <w:pPr>
        <w:tabs>
          <w:tab w:val="left" w:pos="7200"/>
        </w:tabs>
        <w:jc w:val="both"/>
        <w:rPr>
          <w:rFonts w:ascii="Arial" w:hAnsi="Arial" w:cs="Arial"/>
          <w:i/>
          <w:color w:val="000000"/>
          <w:sz w:val="18"/>
        </w:rPr>
      </w:pPr>
    </w:p>
    <w:p w14:paraId="77F320DC" w14:textId="77777777" w:rsidR="00BB3530" w:rsidRPr="008D6945" w:rsidRDefault="00BB3530" w:rsidP="00801565">
      <w:pPr>
        <w:tabs>
          <w:tab w:val="left" w:pos="7200"/>
        </w:tabs>
        <w:jc w:val="both"/>
        <w:rPr>
          <w:rFonts w:ascii="Arial" w:hAnsi="Arial" w:cs="Arial"/>
          <w:i/>
          <w:color w:val="000000"/>
          <w:sz w:val="18"/>
        </w:rPr>
      </w:pPr>
    </w:p>
    <w:p w14:paraId="56D73AE0" w14:textId="77777777" w:rsidR="00BB3530" w:rsidRPr="008D6945" w:rsidRDefault="00BB3530" w:rsidP="00801565">
      <w:pPr>
        <w:tabs>
          <w:tab w:val="left" w:pos="7200"/>
        </w:tabs>
        <w:jc w:val="both"/>
        <w:rPr>
          <w:rFonts w:ascii="Arial" w:hAnsi="Arial" w:cs="Arial"/>
          <w:i/>
          <w:color w:val="000000"/>
          <w:sz w:val="18"/>
        </w:rPr>
      </w:pPr>
    </w:p>
    <w:p w14:paraId="3B7CC350" w14:textId="77777777" w:rsidR="00BB3530" w:rsidRPr="008D6945" w:rsidRDefault="00BB3530" w:rsidP="00801565">
      <w:pPr>
        <w:tabs>
          <w:tab w:val="left" w:pos="7200"/>
        </w:tabs>
        <w:jc w:val="both"/>
        <w:rPr>
          <w:rFonts w:ascii="Arial" w:hAnsi="Arial" w:cs="Arial"/>
          <w:i/>
          <w:color w:val="000000"/>
          <w:sz w:val="18"/>
        </w:rPr>
      </w:pPr>
    </w:p>
    <w:p w14:paraId="72695721" w14:textId="77777777" w:rsidR="00BB3530" w:rsidRPr="008D6945" w:rsidRDefault="00BB3530" w:rsidP="00801565">
      <w:pPr>
        <w:tabs>
          <w:tab w:val="left" w:pos="7200"/>
        </w:tabs>
        <w:jc w:val="both"/>
        <w:rPr>
          <w:rFonts w:ascii="Arial" w:hAnsi="Arial" w:cs="Arial"/>
          <w:i/>
          <w:color w:val="000000"/>
          <w:sz w:val="18"/>
        </w:rPr>
      </w:pPr>
    </w:p>
    <w:p w14:paraId="328D1114" w14:textId="31661A82" w:rsidR="00801565" w:rsidRPr="008D6945" w:rsidRDefault="00BB3530" w:rsidP="00801565">
      <w:pPr>
        <w:tabs>
          <w:tab w:val="left" w:pos="7200"/>
        </w:tabs>
        <w:jc w:val="both"/>
        <w:rPr>
          <w:rFonts w:ascii="Arial" w:hAnsi="Arial" w:cs="Arial"/>
          <w:i/>
          <w:color w:val="000000"/>
          <w:sz w:val="18"/>
        </w:rPr>
      </w:pPr>
      <w:r w:rsidRPr="008D6945">
        <w:rPr>
          <w:rFonts w:ascii="Arial" w:hAnsi="Arial" w:cs="Arial"/>
          <w:noProof/>
          <w:lang w:eastAsia="en-GB"/>
        </w:rPr>
        <w:drawing>
          <wp:anchor distT="0" distB="0" distL="114300" distR="114300" simplePos="0" relativeHeight="251658243" behindDoc="1" locked="0" layoutInCell="1" allowOverlap="1" wp14:anchorId="11357696" wp14:editId="431B912F">
            <wp:simplePos x="0" y="0"/>
            <wp:positionH relativeFrom="page">
              <wp:posOffset>7620</wp:posOffset>
            </wp:positionH>
            <wp:positionV relativeFrom="paragraph">
              <wp:posOffset>-1143635</wp:posOffset>
            </wp:positionV>
            <wp:extent cx="7548880" cy="1091311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48880" cy="10913110"/>
                    </a:xfrm>
                    <a:prstGeom prst="rect">
                      <a:avLst/>
                    </a:prstGeom>
                  </pic:spPr>
                </pic:pic>
              </a:graphicData>
            </a:graphic>
            <wp14:sizeRelH relativeFrom="page">
              <wp14:pctWidth>0</wp14:pctWidth>
            </wp14:sizeRelH>
            <wp14:sizeRelV relativeFrom="page">
              <wp14:pctHeight>0</wp14:pctHeight>
            </wp14:sizeRelV>
          </wp:anchor>
        </w:drawing>
      </w:r>
      <w:r w:rsidR="00801565" w:rsidRPr="008D6945">
        <w:rPr>
          <w:rFonts w:ascii="Arial" w:hAnsi="Arial" w:cs="Arial"/>
          <w:noProof/>
        </w:rPr>
        <mc:AlternateContent>
          <mc:Choice Requires="wps">
            <w:drawing>
              <wp:anchor distT="0" distB="0" distL="114300" distR="114300" simplePos="0" relativeHeight="251658245" behindDoc="0" locked="0" layoutInCell="1" allowOverlap="1" wp14:anchorId="334DE668" wp14:editId="6557023B">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63F276B"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56EC15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4FB8291"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5FCCC05A"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CFC2811"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099F92F"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DF92DDB"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B6103B9"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63D8BB6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C99D222"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41F1DEC"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38CBA9B9"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783AE08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5C41EA5"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FD848A0" w14:textId="77777777" w:rsidR="00F24DB7" w:rsidRPr="00AC296E" w:rsidRDefault="00F24DB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F24DB7" w:rsidRPr="00EB46ED" w:rsidRDefault="001E49CF" w:rsidP="00801565">
                            <w:pPr>
                              <w:pStyle w:val="Header"/>
                              <w:tabs>
                                <w:tab w:val="left" w:pos="380"/>
                              </w:tabs>
                              <w:jc w:val="right"/>
                              <w:rPr>
                                <w:rFonts w:ascii="Verdana" w:hAnsi="Verdana" w:cs="Arial"/>
                                <w:b/>
                                <w:bCs/>
                                <w:color w:val="01D2A2"/>
                                <w:spacing w:val="2"/>
                                <w:sz w:val="18"/>
                                <w:szCs w:val="18"/>
                              </w:rPr>
                            </w:pPr>
                            <w:hyperlink r:id="rId34" w:history="1">
                              <w:r w:rsidR="00F24DB7"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4DE668" id="Text Box 3" o:spid="_x0000_s1027" type="#_x0000_t202" style="position:absolute;left:0;text-align:left;margin-left:132.55pt;margin-top:451.5pt;width:183.75pt;height:282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" filled="f" stroked="f" strokeweight=".5pt">
                <v:textbox>
                  <w:txbxContent>
                    <w:p w14:paraId="763F276B"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p>
                    <w:p w14:paraId="6FD833EC"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544CCEE8" w14:textId="77777777" w:rsidR="00F24DB7" w:rsidRDefault="00F24DB7" w:rsidP="00801565">
                      <w:pPr>
                        <w:pStyle w:val="Header"/>
                        <w:tabs>
                          <w:tab w:val="left" w:pos="380"/>
                        </w:tabs>
                        <w:jc w:val="right"/>
                        <w:rPr>
                          <w:rFonts w:asciiTheme="majorHAnsi" w:hAnsiTheme="majorHAnsi" w:cs="Arial"/>
                          <w:bCs/>
                          <w:color w:val="4F4F4F" w:themeColor="text1"/>
                          <w:spacing w:val="2"/>
                          <w:sz w:val="18"/>
                          <w:szCs w:val="18"/>
                        </w:rPr>
                      </w:pPr>
                    </w:p>
                    <w:p w14:paraId="21AA82F5"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56EC15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4FB8291"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5FCCC05A"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CFC2811"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099F92F"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2DF92DDB"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B6103B9"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63D8BB6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C99D222"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41F1DEC"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38CBA9B9"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783AE084"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05C41EA5" w14:textId="77777777" w:rsidR="00F24DB7" w:rsidRDefault="00F24DB7" w:rsidP="00801565">
                      <w:pPr>
                        <w:pStyle w:val="Header"/>
                        <w:tabs>
                          <w:tab w:val="left" w:pos="380"/>
                        </w:tabs>
                        <w:jc w:val="right"/>
                        <w:rPr>
                          <w:rFonts w:ascii="Verdana" w:hAnsi="Verdana" w:cs="Arial"/>
                          <w:b/>
                          <w:bCs/>
                          <w:color w:val="4F4F4F"/>
                          <w:spacing w:val="2"/>
                          <w:sz w:val="18"/>
                          <w:szCs w:val="18"/>
                        </w:rPr>
                      </w:pPr>
                    </w:p>
                    <w:p w14:paraId="4FD848A0" w14:textId="77777777" w:rsidR="00F24DB7" w:rsidRPr="00AC296E" w:rsidRDefault="00F24DB7"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1AA50775" wp14:editId="481BC542">
                            <wp:extent cx="1002030" cy="672465"/>
                            <wp:effectExtent l="0" t="0" r="7620" b="0"/>
                            <wp:docPr id="14" name="Picture 1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3767142B" w14:textId="77777777" w:rsidR="00F24DB7" w:rsidRPr="00EB46ED" w:rsidRDefault="001E49CF" w:rsidP="00801565">
                      <w:pPr>
                        <w:pStyle w:val="Header"/>
                        <w:tabs>
                          <w:tab w:val="left" w:pos="380"/>
                        </w:tabs>
                        <w:jc w:val="right"/>
                        <w:rPr>
                          <w:rFonts w:ascii="Verdana" w:hAnsi="Verdana" w:cs="Arial"/>
                          <w:b/>
                          <w:bCs/>
                          <w:color w:val="01D2A2"/>
                          <w:spacing w:val="2"/>
                          <w:sz w:val="18"/>
                          <w:szCs w:val="18"/>
                        </w:rPr>
                      </w:pPr>
                      <w:hyperlink r:id="rId35" w:history="1">
                        <w:r w:rsidR="00F24DB7" w:rsidRPr="00EB46ED">
                          <w:rPr>
                            <w:rStyle w:val="HeaderChar"/>
                            <w:rFonts w:ascii="Verdana" w:hAnsi="Verdana" w:cs="Arial"/>
                            <w:b/>
                            <w:bCs/>
                            <w:color w:val="01D2A2"/>
                            <w:spacing w:val="2"/>
                            <w:sz w:val="20"/>
                          </w:rPr>
                          <w:t>www.version1.com</w:t>
                        </w:r>
                      </w:hyperlink>
                    </w:p>
                  </w:txbxContent>
                </v:textbox>
                <w10:wrap anchorx="margin"/>
              </v:shape>
            </w:pict>
          </mc:Fallback>
        </mc:AlternateContent>
      </w:r>
    </w:p>
    <w:p w14:paraId="68D50461" w14:textId="77777777" w:rsidR="002E249F" w:rsidRPr="008D6945" w:rsidRDefault="00AC296E" w:rsidP="0023014F">
      <w:pPr>
        <w:tabs>
          <w:tab w:val="left" w:pos="7200"/>
        </w:tabs>
        <w:jc w:val="both"/>
        <w:rPr>
          <w:rFonts w:ascii="Arial" w:hAnsi="Arial" w:cs="Arial"/>
          <w:i/>
          <w:color w:val="000000"/>
          <w:sz w:val="18"/>
        </w:rPr>
      </w:pPr>
      <w:r w:rsidRPr="008D6945">
        <w:rPr>
          <w:rFonts w:ascii="Arial" w:hAnsi="Arial" w:cs="Arial"/>
          <w:noProof/>
        </w:rPr>
        <mc:AlternateContent>
          <mc:Choice Requires="wps">
            <w:drawing>
              <wp:anchor distT="0" distB="0" distL="114300" distR="114300" simplePos="0" relativeHeight="251658241" behindDoc="0" locked="0" layoutInCell="1" allowOverlap="1" wp14:anchorId="3357AAEF" wp14:editId="45455642">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50D6577E" w14:textId="77777777" w:rsidR="00F24DB7" w:rsidRPr="00EB46ED" w:rsidRDefault="00F24DB7"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57AAEF" id="Text Box 1" o:spid="_x0000_s1028" type="#_x0000_t202" style="position:absolute;left:0;text-align:left;margin-left:132.55pt;margin-top:451.5pt;width:183.75pt;height:282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" filled="f" stroked="f" strokeweight=".5pt">
                <v:textbox>
                  <w:txbxContent>
                    <w:p w14:paraId="50D6577E" w14:textId="77777777" w:rsidR="00F24DB7" w:rsidRPr="00EB46ED" w:rsidRDefault="00F24DB7"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sidRPr="008D6945">
        <w:rPr>
          <w:rFonts w:ascii="Arial" w:hAnsi="Arial" w:cs="Arial"/>
          <w:noProof/>
          <w:lang w:eastAsia="en-GB"/>
        </w:rPr>
        <w:drawing>
          <wp:anchor distT="0" distB="0" distL="114300" distR="114300" simplePos="0" relativeHeight="251658240" behindDoc="1" locked="0" layoutInCell="1" allowOverlap="1" wp14:anchorId="100B0E1A" wp14:editId="1328B30C">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46D4AE89">
        <w:rPr>
          <w:rFonts w:ascii="Arial" w:hAnsi="Arial" w:cs="Arial"/>
          <w:i/>
          <w:iCs/>
          <w:color w:val="000000"/>
          <w:sz w:val="18"/>
          <w:szCs w:val="18"/>
        </w:rPr>
        <w:t>`</w:t>
      </w:r>
    </w:p>
    <w:sectPr w:rsidR="002E249F" w:rsidRPr="008D6945" w:rsidSect="00892086">
      <w:headerReference w:type="first" r:id="rId36"/>
      <w:pgSz w:w="11906" w:h="16838"/>
      <w:pgMar w:top="1440" w:right="969" w:bottom="1440" w:left="1156"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Daniel Roach" w:date="2021-03-01T10:56:00Z" w:initials="D">
    <w:p w14:paraId="6040531C" w14:textId="7AA8D950" w:rsidR="00F801A0" w:rsidRDefault="00F801A0">
      <w:pPr>
        <w:pStyle w:val="CommentText"/>
      </w:pPr>
      <w:r>
        <w:rPr>
          <w:rStyle w:val="CommentReference"/>
        </w:rPr>
        <w:annotationRef/>
      </w:r>
      <w:r>
        <w:t>Needs changing to reflect that we are not using EDQ</w:t>
      </w:r>
    </w:p>
  </w:comment>
  <w:comment w:id="52" w:author="Daniel Roach" w:date="2021-03-01T10:56:00Z" w:initials="D">
    <w:p w14:paraId="3AA5C2A3" w14:textId="1FFF07AB" w:rsidR="00F801A0" w:rsidRDefault="00F801A0">
      <w:pPr>
        <w:pStyle w:val="CommentText"/>
      </w:pPr>
      <w:r>
        <w:rPr>
          <w:rStyle w:val="CommentReference"/>
        </w:rPr>
        <w:annotationRef/>
      </w:r>
      <w:r>
        <w:t>Needs to work for clients that have project accounting and also for those that do not. Think this section needs rewording as it implies project accounting is in use.</w:t>
      </w:r>
    </w:p>
  </w:comment>
  <w:comment w:id="60" w:author="Daniel Roach" w:date="2021-03-01T10:57:00Z" w:initials="D">
    <w:p w14:paraId="61EB5850" w14:textId="69F88684" w:rsidR="001B4948" w:rsidRDefault="001B4948">
      <w:pPr>
        <w:pStyle w:val="CommentText"/>
      </w:pPr>
      <w:r>
        <w:rPr>
          <w:rStyle w:val="CommentReference"/>
        </w:rPr>
        <w:annotationRef/>
      </w:r>
      <w:r>
        <w:t>There is Petrofac customer data in this spreadsheet.  This cannot be used as is and needs to reflect the unit testing done as part of Maximise.</w:t>
      </w:r>
    </w:p>
  </w:comment>
  <w:comment w:id="61" w:author="Harry Kochhar" w:date="2021-03-03T12:18:00Z" w:initials="HK">
    <w:p w14:paraId="7DCE33A2" w14:textId="3A702111" w:rsidR="00FA2DC4" w:rsidRDefault="00FA2DC4">
      <w:pPr>
        <w:pStyle w:val="CommentText"/>
      </w:pPr>
      <w:r>
        <w:rPr>
          <w:rStyle w:val="CommentReference"/>
        </w:rPr>
        <w:annotationRef/>
      </w:r>
      <w:r w:rsidR="006F6D95">
        <w:rPr>
          <w:rStyle w:val="CommentReference"/>
        </w:rPr>
        <w:t>Replaced with a generic Maximise template.</w:t>
      </w:r>
    </w:p>
  </w:comment>
  <w:comment w:id="58" w:author="Daniel Roach" w:date="2021-03-03T13:32:00Z" w:initials="DR">
    <w:p w14:paraId="5356EB11" w14:textId="7E4369F8" w:rsidR="4DEF2641" w:rsidRDefault="4DEF2641">
      <w:pPr>
        <w:pStyle w:val="CommentText"/>
      </w:pPr>
      <w:r>
        <w:t>Ok thanks Harry</w:t>
      </w:r>
      <w:r>
        <w:rPr>
          <w:rStyle w:val="CommentReference"/>
        </w:rPr>
        <w:annotationRef/>
      </w:r>
    </w:p>
  </w:comment>
  <w:comment w:id="82" w:author="Daniel Roach" w:date="2021-03-01T11:01:00Z" w:initials="D">
    <w:p w14:paraId="59B14829" w14:textId="057BDFD2" w:rsidR="0082315E" w:rsidRDefault="0082315E">
      <w:pPr>
        <w:pStyle w:val="CommentText"/>
      </w:pPr>
      <w:r>
        <w:rPr>
          <w:rStyle w:val="CommentReference"/>
        </w:rPr>
        <w:annotationRef/>
      </w:r>
      <w:r>
        <w:t>Is this valid? Do ensure that a receipt method of ‘DATA MIGRATION’ is configured in ERP Cloud as part of Maximise? Or is this another piece of left ov</w:t>
      </w:r>
      <w:r w:rsidR="00EB187F">
        <w:t>er from Petrofac? I remember we did have a receipt method of DATA MIGRATION at Petrofac</w:t>
      </w:r>
    </w:p>
  </w:comment>
  <w:comment w:id="83" w:author="Harry Kochhar" w:date="2021-03-03T12:21:00Z" w:initials="HK">
    <w:p w14:paraId="05F6BD07" w14:textId="3E48AED0" w:rsidR="008D341A" w:rsidRDefault="008D341A">
      <w:pPr>
        <w:pStyle w:val="CommentText"/>
      </w:pPr>
      <w:r>
        <w:rPr>
          <w:rStyle w:val="CommentReference"/>
        </w:rPr>
        <w:annotationRef/>
      </w:r>
      <w:r>
        <w:t>Removed as this was not required</w:t>
      </w:r>
    </w:p>
  </w:comment>
  <w:comment w:id="84" w:author="Daniel Roach" w:date="2021-03-03T13:37:00Z" w:initials="DR">
    <w:p w14:paraId="2620FF76" w14:textId="0E18D097" w:rsidR="18C9CAB9" w:rsidRDefault="18C9CAB9">
      <w:pPr>
        <w:pStyle w:val="CommentText"/>
      </w:pPr>
      <w:r>
        <w:t>Ok thanks</w:t>
      </w:r>
      <w:r>
        <w:rPr>
          <w:rStyle w:val="CommentReference"/>
        </w:rPr>
        <w:annotationRef/>
      </w:r>
    </w:p>
  </w:comment>
  <w:comment w:id="88" w:author="Daniel Roach" w:date="2021-03-01T11:03:00Z" w:initials="D">
    <w:p w14:paraId="27852B0C" w14:textId="3412FCEA" w:rsidR="00C21159" w:rsidRDefault="00C21159">
      <w:pPr>
        <w:pStyle w:val="CommentText"/>
      </w:pPr>
      <w:r>
        <w:rPr>
          <w:rStyle w:val="CommentReference"/>
        </w:rPr>
        <w:annotationRef/>
      </w:r>
      <w:r>
        <w:t>Reword this, it doesn’t read very well</w:t>
      </w:r>
    </w:p>
  </w:comment>
  <w:comment w:id="89" w:author="Harry Kochhar" w:date="2021-03-03T12:24:00Z" w:initials="HK">
    <w:p w14:paraId="18949DBC" w14:textId="698C4BFC" w:rsidR="00617092" w:rsidRDefault="00617092">
      <w:pPr>
        <w:pStyle w:val="CommentText"/>
      </w:pPr>
      <w:r>
        <w:rPr>
          <w:rStyle w:val="CommentReference"/>
        </w:rPr>
        <w:annotationRef/>
      </w:r>
      <w:r>
        <w:t>reworded</w:t>
      </w:r>
    </w:p>
  </w:comment>
  <w:comment w:id="90" w:author="Daniel Roach" w:date="2021-03-03T13:37:00Z" w:initials="DR">
    <w:p w14:paraId="41F09087" w14:textId="6D1540B6" w:rsidR="18C9CAB9" w:rsidRDefault="18C9CAB9">
      <w:pPr>
        <w:pStyle w:val="CommentText"/>
      </w:pPr>
      <w:r>
        <w:t>Ok all good</w:t>
      </w:r>
      <w:r>
        <w:rPr>
          <w:rStyle w:val="CommentReference"/>
        </w:rPr>
        <w:annotationRef/>
      </w:r>
    </w:p>
  </w:comment>
  <w:comment w:id="95" w:author="Daniel Roach" w:date="2021-03-01T11:04:00Z" w:initials="D">
    <w:p w14:paraId="6F886C9F" w14:textId="5D1377D0" w:rsidR="001E6278" w:rsidRDefault="001E6278">
      <w:pPr>
        <w:pStyle w:val="CommentText"/>
      </w:pPr>
      <w:r>
        <w:rPr>
          <w:rStyle w:val="CommentReference"/>
        </w:rPr>
        <w:annotationRef/>
      </w:r>
      <w:r>
        <w:t>Reword/remove typo</w:t>
      </w:r>
    </w:p>
  </w:comment>
  <w:comment w:id="96" w:author="Harry Kochhar" w:date="2021-03-03T12:22:00Z" w:initials="HK">
    <w:p w14:paraId="1143866C" w14:textId="7D06DA55" w:rsidR="00DD10A8" w:rsidRDefault="00DD10A8">
      <w:pPr>
        <w:pStyle w:val="CommentText"/>
      </w:pPr>
      <w:r>
        <w:rPr>
          <w:rStyle w:val="CommentReference"/>
        </w:rPr>
        <w:annotationRef/>
      </w:r>
      <w:r w:rsidR="00617092">
        <w:t>Reworded</w:t>
      </w:r>
    </w:p>
  </w:comment>
  <w:comment w:id="97" w:author="Daniel Roach" w:date="2021-03-03T13:37:00Z" w:initials="DR">
    <w:p w14:paraId="7E51702B" w14:textId="1776A006" w:rsidR="18C9CAB9" w:rsidRDefault="18C9CAB9">
      <w:pPr>
        <w:pStyle w:val="CommentText"/>
      </w:pPr>
      <w:r>
        <w:t>Ok thanks</w:t>
      </w:r>
      <w:r>
        <w:rPr>
          <w:rStyle w:val="CommentReference"/>
        </w:rPr>
        <w:annotationRef/>
      </w:r>
    </w:p>
  </w:comment>
  <w:comment w:id="105" w:author="Daniel Roach" w:date="2021-03-01T11:07:00Z" w:initials="D">
    <w:p w14:paraId="63DB4C65" w14:textId="6900BBC5" w:rsidR="00F8139B" w:rsidRDefault="00F8139B">
      <w:pPr>
        <w:pStyle w:val="CommentText"/>
      </w:pPr>
      <w:r>
        <w:rPr>
          <w:rStyle w:val="CommentReference"/>
        </w:rPr>
        <w:annotationRef/>
      </w:r>
      <w:r>
        <w:t>Business Unit – add to glossary</w:t>
      </w:r>
    </w:p>
  </w:comment>
  <w:comment w:id="106" w:author="Harry Kochhar" w:date="2021-03-03T12:22:00Z" w:initials="HK">
    <w:p w14:paraId="3E54A1C0" w14:textId="76CC28BB" w:rsidR="00DD10A8" w:rsidRDefault="00DD10A8">
      <w:pPr>
        <w:pStyle w:val="CommentText"/>
      </w:pPr>
      <w:r>
        <w:rPr>
          <w:rStyle w:val="CommentReference"/>
        </w:rPr>
        <w:annotationRef/>
      </w:r>
      <w:r>
        <w:t>Added to Glossary</w:t>
      </w:r>
    </w:p>
  </w:comment>
  <w:comment w:id="107" w:author="Daniel Roach" w:date="2021-03-03T13:38:00Z" w:initials="DR">
    <w:p w14:paraId="291F3ECE" w14:textId="4FECE3A0" w:rsidR="18C9CAB9" w:rsidRDefault="18C9CAB9">
      <w:pPr>
        <w:pStyle w:val="CommentText"/>
      </w:pPr>
      <w:r>
        <w:t>Ok thanks</w:t>
      </w:r>
      <w:r>
        <w:rPr>
          <w:rStyle w:val="CommentReference"/>
        </w:rPr>
        <w:annotationRef/>
      </w:r>
    </w:p>
  </w:comment>
  <w:comment w:id="123" w:author="Daniel Roach" w:date="2021-03-01T11:06:00Z" w:initials="D">
    <w:p w14:paraId="5D003908" w14:textId="19F2F0FB" w:rsidR="00217BC1" w:rsidRDefault="00217BC1">
      <w:pPr>
        <w:pStyle w:val="CommentText"/>
      </w:pPr>
      <w:r>
        <w:rPr>
          <w:rStyle w:val="CommentReference"/>
        </w:rPr>
        <w:annotationRef/>
      </w:r>
      <w:r>
        <w:t>Not needed</w:t>
      </w:r>
    </w:p>
  </w:comment>
  <w:comment w:id="129" w:author="Daniel Roach" w:date="2021-03-01T11:06:00Z" w:initials="D">
    <w:p w14:paraId="4550AB82" w14:textId="579728AC" w:rsidR="000528EA" w:rsidRDefault="000528EA">
      <w:pPr>
        <w:pStyle w:val="CommentText"/>
      </w:pPr>
      <w:r>
        <w:rPr>
          <w:rStyle w:val="CommentReference"/>
        </w:rPr>
        <w:annotationRef/>
      </w:r>
      <w:r w:rsidR="00217BC1">
        <w:t>Not correct, needs removing or a new acronym being identified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40531C" w15:done="1"/>
  <w15:commentEx w15:paraId="3AA5C2A3" w15:done="1"/>
  <w15:commentEx w15:paraId="61EB5850" w15:done="0"/>
  <w15:commentEx w15:paraId="7DCE33A2" w15:paraIdParent="61EB5850" w15:done="0"/>
  <w15:commentEx w15:paraId="5356EB11" w15:paraIdParent="61EB5850" w15:done="0"/>
  <w15:commentEx w15:paraId="59B14829" w15:done="0"/>
  <w15:commentEx w15:paraId="05F6BD07" w15:paraIdParent="59B14829" w15:done="0"/>
  <w15:commentEx w15:paraId="2620FF76" w15:paraIdParent="59B14829" w15:done="0"/>
  <w15:commentEx w15:paraId="27852B0C" w15:done="0"/>
  <w15:commentEx w15:paraId="18949DBC" w15:paraIdParent="27852B0C" w15:done="0"/>
  <w15:commentEx w15:paraId="41F09087" w15:paraIdParent="27852B0C" w15:done="0"/>
  <w15:commentEx w15:paraId="6F886C9F" w15:done="0"/>
  <w15:commentEx w15:paraId="1143866C" w15:paraIdParent="6F886C9F" w15:done="0"/>
  <w15:commentEx w15:paraId="7E51702B" w15:paraIdParent="6F886C9F" w15:done="0"/>
  <w15:commentEx w15:paraId="63DB4C65" w15:done="0"/>
  <w15:commentEx w15:paraId="3E54A1C0" w15:paraIdParent="63DB4C65" w15:done="0"/>
  <w15:commentEx w15:paraId="291F3ECE" w15:paraIdParent="63DB4C65" w15:done="0"/>
  <w15:commentEx w15:paraId="5D003908" w15:done="1"/>
  <w15:commentEx w15:paraId="4550AB8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746C6" w16cex:dateUtc="2021-03-01T10:56:00Z"/>
  <w16cex:commentExtensible w16cex:durableId="23E746D9" w16cex:dateUtc="2021-03-01T10:56:00Z"/>
  <w16cex:commentExtensible w16cex:durableId="23E74735" w16cex:dateUtc="2021-03-01T10:57:00Z"/>
  <w16cex:commentExtensible w16cex:durableId="23E9FD30" w16cex:dateUtc="2021-03-03T12:18:00Z"/>
  <w16cex:commentExtensible w16cex:durableId="514C39D3" w16cex:dateUtc="2021-03-03T13:32:00Z"/>
  <w16cex:commentExtensible w16cex:durableId="23E747F2" w16cex:dateUtc="2021-03-01T11:01:00Z"/>
  <w16cex:commentExtensible w16cex:durableId="23E9FDC9" w16cex:dateUtc="2021-03-03T12:21:00Z"/>
  <w16cex:commentExtensible w16cex:durableId="6300E414" w16cex:dateUtc="2021-03-03T13:37:00Z"/>
  <w16cex:commentExtensible w16cex:durableId="23E7487C" w16cex:dateUtc="2021-03-01T11:03:00Z"/>
  <w16cex:commentExtensible w16cex:durableId="23E9FE81" w16cex:dateUtc="2021-03-03T12:24:00Z"/>
  <w16cex:commentExtensible w16cex:durableId="77E16BEF" w16cex:dateUtc="2021-03-03T13:37:00Z"/>
  <w16cex:commentExtensible w16cex:durableId="23E748CB" w16cex:dateUtc="2021-03-01T11:04:00Z"/>
  <w16cex:commentExtensible w16cex:durableId="23E9FE0C" w16cex:dateUtc="2021-03-03T12:22:00Z"/>
  <w16cex:commentExtensible w16cex:durableId="6BC1738A" w16cex:dateUtc="2021-03-03T13:37:00Z"/>
  <w16cex:commentExtensible w16cex:durableId="23E74967" w16cex:dateUtc="2021-03-01T11:07:00Z"/>
  <w16cex:commentExtensible w16cex:durableId="23E9FDFF" w16cex:dateUtc="2021-03-03T12:22:00Z"/>
  <w16cex:commentExtensible w16cex:durableId="29150BC6" w16cex:dateUtc="2021-03-03T13:38:00Z"/>
  <w16cex:commentExtensible w16cex:durableId="23E7493E" w16cex:dateUtc="2021-03-01T11:06:00Z"/>
  <w16cex:commentExtensible w16cex:durableId="23E74923" w16cex:dateUtc="2021-03-01T1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40531C" w16cid:durableId="23E746C6"/>
  <w16cid:commentId w16cid:paraId="3AA5C2A3" w16cid:durableId="23E746D9"/>
  <w16cid:commentId w16cid:paraId="61EB5850" w16cid:durableId="23E74735"/>
  <w16cid:commentId w16cid:paraId="7DCE33A2" w16cid:durableId="23E9FD30"/>
  <w16cid:commentId w16cid:paraId="5356EB11" w16cid:durableId="514C39D3"/>
  <w16cid:commentId w16cid:paraId="59B14829" w16cid:durableId="23E747F2"/>
  <w16cid:commentId w16cid:paraId="05F6BD07" w16cid:durableId="23E9FDC9"/>
  <w16cid:commentId w16cid:paraId="2620FF76" w16cid:durableId="6300E414"/>
  <w16cid:commentId w16cid:paraId="27852B0C" w16cid:durableId="23E7487C"/>
  <w16cid:commentId w16cid:paraId="18949DBC" w16cid:durableId="23E9FE81"/>
  <w16cid:commentId w16cid:paraId="41F09087" w16cid:durableId="77E16BEF"/>
  <w16cid:commentId w16cid:paraId="6F886C9F" w16cid:durableId="23E748CB"/>
  <w16cid:commentId w16cid:paraId="1143866C" w16cid:durableId="23E9FE0C"/>
  <w16cid:commentId w16cid:paraId="7E51702B" w16cid:durableId="6BC1738A"/>
  <w16cid:commentId w16cid:paraId="63DB4C65" w16cid:durableId="23E74967"/>
  <w16cid:commentId w16cid:paraId="3E54A1C0" w16cid:durableId="23E9FDFF"/>
  <w16cid:commentId w16cid:paraId="291F3ECE" w16cid:durableId="29150BC6"/>
  <w16cid:commentId w16cid:paraId="5D003908" w16cid:durableId="23E7493E"/>
  <w16cid:commentId w16cid:paraId="4550AB82" w16cid:durableId="23E749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0783A" w14:textId="77777777" w:rsidR="00687F02" w:rsidRDefault="00687F02" w:rsidP="00305C0B">
      <w:pPr>
        <w:spacing w:after="0" w:line="240" w:lineRule="auto"/>
      </w:pPr>
      <w:r>
        <w:separator/>
      </w:r>
    </w:p>
  </w:endnote>
  <w:endnote w:type="continuationSeparator" w:id="0">
    <w:p w14:paraId="710360DD" w14:textId="77777777" w:rsidR="00687F02" w:rsidRDefault="00687F02" w:rsidP="00305C0B">
      <w:pPr>
        <w:spacing w:after="0" w:line="240" w:lineRule="auto"/>
      </w:pPr>
      <w:r>
        <w:continuationSeparator/>
      </w:r>
    </w:p>
  </w:endnote>
  <w:endnote w:type="continuationNotice" w:id="1">
    <w:p w14:paraId="2900DF71" w14:textId="77777777" w:rsidR="00687F02" w:rsidRDefault="00687F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8F24B" w14:textId="77777777" w:rsidR="00F24DB7" w:rsidRDefault="00F24DB7" w:rsidP="0009551E">
    <w:pPr>
      <w:pStyle w:val="Footer"/>
      <w:tabs>
        <w:tab w:val="right" w:pos="9639"/>
      </w:tabs>
      <w:ind w:left="-284" w:hanging="142"/>
      <w:rPr>
        <w:rStyle w:val="HeaderFootertagsChar"/>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801565">
      <w:rPr>
        <w:rStyle w:val="HeaderFootertagsChar"/>
        <w:rFonts w:eastAsiaTheme="minorEastAsia"/>
        <w:noProof/>
      </w:rPr>
      <w:t>6</w:t>
    </w:r>
    <w:r w:rsidRPr="00100645">
      <w:rPr>
        <w:rStyle w:val="HeaderFootertagsChar"/>
      </w:rPr>
      <w:fldChar w:fldCharType="end"/>
    </w:r>
  </w:p>
  <w:p w14:paraId="406408BA" w14:textId="77777777" w:rsidR="00F24DB7" w:rsidRPr="0009551E" w:rsidRDefault="00F24DB7" w:rsidP="0009551E">
    <w:pPr>
      <w:pStyle w:val="Footer"/>
      <w:tabs>
        <w:tab w:val="right" w:pos="9639"/>
      </w:tabs>
      <w:ind w:left="-284" w:hanging="142"/>
      <w:rPr>
        <w:rFonts w:ascii="Calibri Light" w:hAnsi="Calibri Light"/>
        <w:color w:val="ACB0AC" w:themeColor="accent4" w:themeShade="BF"/>
        <w:sz w:val="20"/>
      </w:rPr>
    </w:pPr>
    <w:r w:rsidRPr="00C87F13">
      <w:rPr>
        <w:rStyle w:val="HeaderFootertagsChar"/>
        <w:color w:val="ACB0AC" w:themeColor="accent4" w:themeShade="BF"/>
      </w:rPr>
      <w:t>Company Classification: &lt;Insert appropriate classification here&gt;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2CC3" w14:textId="7FB4E73F" w:rsidR="00F24DB7" w:rsidRDefault="00F24DB7" w:rsidP="00E219C2">
    <w:pPr>
      <w:pStyle w:val="Footer"/>
      <w:tabs>
        <w:tab w:val="clear" w:pos="4513"/>
        <w:tab w:val="clear" w:pos="9026"/>
        <w:tab w:val="left" w:pos="806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A3391" w14:textId="77777777" w:rsidR="00687F02" w:rsidRDefault="00687F02" w:rsidP="00305C0B">
      <w:pPr>
        <w:spacing w:after="0" w:line="240" w:lineRule="auto"/>
      </w:pPr>
      <w:r>
        <w:separator/>
      </w:r>
    </w:p>
  </w:footnote>
  <w:footnote w:type="continuationSeparator" w:id="0">
    <w:p w14:paraId="19C7793D" w14:textId="77777777" w:rsidR="00687F02" w:rsidRDefault="00687F02" w:rsidP="00305C0B">
      <w:pPr>
        <w:spacing w:after="0" w:line="240" w:lineRule="auto"/>
      </w:pPr>
      <w:r>
        <w:continuationSeparator/>
      </w:r>
    </w:p>
  </w:footnote>
  <w:footnote w:type="continuationNotice" w:id="1">
    <w:p w14:paraId="7A1F2D4E" w14:textId="77777777" w:rsidR="00687F02" w:rsidRDefault="00687F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2B70" w14:textId="77777777" w:rsidR="00F24DB7" w:rsidRDefault="001E49CF">
    <w:pPr>
      <w:pStyle w:val="Header"/>
    </w:pPr>
    <w:r>
      <w:rPr>
        <w:noProof/>
      </w:rPr>
      <w:pict w14:anchorId="123E3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86498" o:spid="_x0000_s2050" type="#_x0000_t75" alt="background" style="position:absolute;margin-left:0;margin-top:0;width:595.45pt;height:842.05pt;z-index:-251657216;mso-wrap-edited:f;mso-position-horizontal:center;mso-position-horizontal-relative:margin;mso-position-vertical:center;mso-position-vertical-relative:margin" o:allowincell="f">
          <v:imagedata r:id="rId1" o:title="backgrou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2721" w14:textId="7CA4DA7B" w:rsidR="00F24DB7" w:rsidRPr="00100645" w:rsidRDefault="00F24DB7" w:rsidP="00100645">
    <w:pPr>
      <w:pStyle w:val="HeaderFootertags"/>
      <w:ind w:hanging="426"/>
      <w:rPr>
        <w:sz w:val="21"/>
        <w:szCs w:val="21"/>
      </w:rPr>
    </w:pPr>
    <w:r>
      <w:rPr>
        <w:noProof/>
        <w:lang w:val="en-GB" w:eastAsia="en-GB"/>
      </w:rPr>
      <w:drawing>
        <wp:anchor distT="0" distB="0" distL="114300" distR="114300" simplePos="0" relativeHeight="251656192" behindDoc="0" locked="0" layoutInCell="1" allowOverlap="1" wp14:anchorId="789B5864" wp14:editId="7A9AE40B">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86124565"/>
        <w:placeholder>
          <w:docPart w:val="DefaultPlaceholder_1081868574"/>
        </w:placeholder>
        <w:dataBinding w:prefixMappings="xmlns:ns0='http://purl.org/dc/elements/1.1/' xmlns:ns1='http://schemas.openxmlformats.org/package/2006/metadata/core-properties' " w:xpath="/ns1:coreProperties[1]/ns0:title[1]" w:storeItemID="{6C3C8BC8-F283-45AE-878A-BAB7291924A1}"/>
        <w:text/>
      </w:sdtPr>
      <w:sdtEndPr/>
      <w:sdtContent>
        <w:r w:rsidR="46D4AE89">
          <w:t>CV.065 FIN AR Transactions Data Reconciliation</w:t>
        </w:r>
      </w:sdtContent>
    </w:sdt>
    <w:r w:rsidR="46D4AE89" w:rsidRPr="00100645">
      <w:rPr>
        <w:color w:val="00928F"/>
        <w:sz w:val="21"/>
        <w:szCs w:val="21"/>
      </w:rPr>
      <w:t xml:space="preserve"> </w:t>
    </w:r>
    <w:r w:rsidRPr="00100645">
      <w:rPr>
        <w:sz w:val="21"/>
        <w:szCs w:val="21"/>
      </w:rPr>
      <w:br/>
    </w:r>
  </w:p>
  <w:p w14:paraId="016AF0B0" w14:textId="3D000219" w:rsidR="00F24DB7" w:rsidRDefault="00F24DB7" w:rsidP="000C2602">
    <w:pPr>
      <w:pStyle w:val="Bodytextversion1"/>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A4FC9" w14:textId="2362A702" w:rsidR="00F24DB7" w:rsidRDefault="00783306">
    <w:pPr>
      <w:pStyle w:val="Header"/>
      <w:rPr>
        <w:rFonts w:ascii="Arial" w:hAnsi="Arial" w:cs="Arial"/>
        <w:noProof/>
        <w:lang w:eastAsia="en-GB"/>
      </w:rPr>
    </w:pPr>
    <w:r>
      <w:rPr>
        <w:rFonts w:ascii="Arial" w:hAnsi="Arial" w:cs="Arial"/>
        <w:noProof/>
        <w:lang w:eastAsia="en-GB"/>
      </w:rPr>
      <w:drawing>
        <wp:anchor distT="0" distB="0" distL="114300" distR="114300" simplePos="0" relativeHeight="251657216" behindDoc="1" locked="0" layoutInCell="1" allowOverlap="1" wp14:anchorId="4F0A9F69" wp14:editId="356C45F0">
          <wp:simplePos x="0" y="0"/>
          <wp:positionH relativeFrom="page">
            <wp:posOffset>15240</wp:posOffset>
          </wp:positionH>
          <wp:positionV relativeFrom="paragraph">
            <wp:posOffset>-449580</wp:posOffset>
          </wp:positionV>
          <wp:extent cx="7548880" cy="1083754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837545"/>
                  </a:xfrm>
                  <a:prstGeom prst="rect">
                    <a:avLst/>
                  </a:prstGeom>
                </pic:spPr>
              </pic:pic>
            </a:graphicData>
          </a:graphic>
          <wp14:sizeRelH relativeFrom="page">
            <wp14:pctWidth>0</wp14:pctWidth>
          </wp14:sizeRelH>
          <wp14:sizeRelV relativeFrom="page">
            <wp14:pctHeight>0</wp14:pctHeight>
          </wp14:sizeRelV>
        </wp:anchor>
      </w:drawing>
    </w:r>
  </w:p>
  <w:p w14:paraId="669ED5FE" w14:textId="21ED304C" w:rsidR="00F24DB7" w:rsidRDefault="00F24D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7305" w14:textId="21A41910" w:rsidR="00F24DB7" w:rsidRPr="00E219C2" w:rsidRDefault="00F24DB7" w:rsidP="00E219C2">
    <w:pPr>
      <w:pStyle w:val="HeaderFootertags"/>
      <w:ind w:hanging="426"/>
      <w:rPr>
        <w:sz w:val="21"/>
        <w:szCs w:val="21"/>
      </w:rPr>
    </w:pPr>
    <w:r>
      <w:rPr>
        <w:noProof/>
        <w:lang w:val="en-GB" w:eastAsia="en-GB"/>
      </w:rPr>
      <w:drawing>
        <wp:anchor distT="0" distB="0" distL="114300" distR="114300" simplePos="0" relativeHeight="251658240" behindDoc="0" locked="0" layoutInCell="1" allowOverlap="1" wp14:anchorId="0532B131" wp14:editId="04C45CC7">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sdt>
      <w:sdtPr>
        <w:alias w:val="Title"/>
        <w:tag w:val=""/>
        <w:id w:val="-402517655"/>
        <w:placeholder>
          <w:docPart w:val="DefaultPlaceholder_1081868574"/>
        </w:placeholder>
        <w:dataBinding w:prefixMappings="xmlns:ns0='http://purl.org/dc/elements/1.1/' xmlns:ns1='http://schemas.openxmlformats.org/package/2006/metadata/core-properties' " w:xpath="/ns1:coreProperties[1]/ns0:title[1]" w:storeItemID="{6C3C8BC8-F283-45AE-878A-BAB7291924A1}"/>
        <w:text/>
      </w:sdtPr>
      <w:sdtEndPr/>
      <w:sdtContent>
        <w:r w:rsidR="46D4AE89">
          <w:t>CV.065 FIN AR Transactions Data Reconciliation</w:t>
        </w:r>
      </w:sdtContent>
    </w:sdt>
    <w:r w:rsidR="46D4AE89" w:rsidRPr="00100645">
      <w:rPr>
        <w:color w:val="00928F"/>
        <w:sz w:val="21"/>
        <w:szCs w:val="21"/>
      </w:rPr>
      <w:t xml:space="preserve"> </w:t>
    </w:r>
    <w:r w:rsidRPr="00100645">
      <w:rPr>
        <w:sz w:val="21"/>
        <w:szCs w:val="21"/>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61338"/>
    <w:multiLevelType w:val="hybridMultilevel"/>
    <w:tmpl w:val="03C29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47363A"/>
    <w:multiLevelType w:val="hybridMultilevel"/>
    <w:tmpl w:val="809AF9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C34BAF"/>
    <w:multiLevelType w:val="hybridMultilevel"/>
    <w:tmpl w:val="685C26AA"/>
    <w:lvl w:ilvl="0" w:tplc="FCCCE2B2">
      <w:start w:val="1"/>
      <w:numFmt w:val="decimal"/>
      <w:lvlText w:val="%1)"/>
      <w:lvlJc w:val="left"/>
      <w:pPr>
        <w:ind w:left="360" w:hanging="360"/>
      </w:pPr>
      <w:rPr>
        <w:rFonts w:ascii="Calibri" w:hAnsi="Calibri"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2F0112C"/>
    <w:multiLevelType w:val="hybridMultilevel"/>
    <w:tmpl w:val="210043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5A90F24"/>
    <w:multiLevelType w:val="hybridMultilevel"/>
    <w:tmpl w:val="5324E8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3428CC"/>
    <w:multiLevelType w:val="hybridMultilevel"/>
    <w:tmpl w:val="A84603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2F0E65BE"/>
    <w:multiLevelType w:val="hybridMultilevel"/>
    <w:tmpl w:val="147ACCD6"/>
    <w:lvl w:ilvl="0" w:tplc="2BACEEAE">
      <w:start w:val="1"/>
      <w:numFmt w:val="decimal"/>
      <w:pStyle w:val="Heading1"/>
      <w:lvlText w:val="%1.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7" w15:restartNumberingAfterBreak="0">
    <w:nsid w:val="317E6310"/>
    <w:multiLevelType w:val="hybridMultilevel"/>
    <w:tmpl w:val="3AD0AE94"/>
    <w:lvl w:ilvl="0" w:tplc="8FDA08F6">
      <w:start w:val="1"/>
      <w:numFmt w:val="decimal"/>
      <w:lvlText w:val="%1"/>
      <w:lvlJc w:val="left"/>
      <w:pPr>
        <w:ind w:left="564" w:hanging="564"/>
      </w:pPr>
      <w:rPr>
        <w:rFonts w:hint="default"/>
      </w:rPr>
    </w:lvl>
    <w:lvl w:ilvl="1" w:tplc="1E225308">
      <w:start w:val="1"/>
      <w:numFmt w:val="decimal"/>
      <w:lvlText w:val="%1.%2"/>
      <w:lvlJc w:val="left"/>
      <w:pPr>
        <w:ind w:left="564" w:hanging="564"/>
      </w:pPr>
      <w:rPr>
        <w:rFonts w:hint="default"/>
      </w:rPr>
    </w:lvl>
    <w:lvl w:ilvl="2" w:tplc="CE0C1F28">
      <w:start w:val="1"/>
      <w:numFmt w:val="decimal"/>
      <w:lvlText w:val="%1.%2.%3"/>
      <w:lvlJc w:val="left"/>
      <w:pPr>
        <w:ind w:left="720" w:hanging="720"/>
      </w:pPr>
      <w:rPr>
        <w:rFonts w:hint="default"/>
      </w:rPr>
    </w:lvl>
    <w:lvl w:ilvl="3" w:tplc="B29A2DF0">
      <w:start w:val="1"/>
      <w:numFmt w:val="decimal"/>
      <w:lvlText w:val="%1.%2.%3.%4"/>
      <w:lvlJc w:val="left"/>
      <w:pPr>
        <w:ind w:left="1080" w:hanging="1080"/>
      </w:pPr>
      <w:rPr>
        <w:rFonts w:hint="default"/>
      </w:rPr>
    </w:lvl>
    <w:lvl w:ilvl="4" w:tplc="DC6CDB68">
      <w:start w:val="1"/>
      <w:numFmt w:val="decimal"/>
      <w:lvlText w:val="%1.%2.%3.%4.%5"/>
      <w:lvlJc w:val="left"/>
      <w:pPr>
        <w:ind w:left="1080" w:hanging="1080"/>
      </w:pPr>
      <w:rPr>
        <w:rFonts w:hint="default"/>
      </w:rPr>
    </w:lvl>
    <w:lvl w:ilvl="5" w:tplc="E3B2CE62">
      <w:start w:val="1"/>
      <w:numFmt w:val="decimal"/>
      <w:lvlText w:val="%1.%2.%3.%4.%5.%6"/>
      <w:lvlJc w:val="left"/>
      <w:pPr>
        <w:ind w:left="1440" w:hanging="1440"/>
      </w:pPr>
      <w:rPr>
        <w:rFonts w:hint="default"/>
      </w:rPr>
    </w:lvl>
    <w:lvl w:ilvl="6" w:tplc="24042392">
      <w:start w:val="1"/>
      <w:numFmt w:val="decimal"/>
      <w:lvlText w:val="%1.%2.%3.%4.%5.%6.%7"/>
      <w:lvlJc w:val="left"/>
      <w:pPr>
        <w:ind w:left="1440" w:hanging="1440"/>
      </w:pPr>
      <w:rPr>
        <w:rFonts w:hint="default"/>
      </w:rPr>
    </w:lvl>
    <w:lvl w:ilvl="7" w:tplc="029097D0">
      <w:start w:val="1"/>
      <w:numFmt w:val="decimal"/>
      <w:lvlText w:val="%1.%2.%3.%4.%5.%6.%7.%8"/>
      <w:lvlJc w:val="left"/>
      <w:pPr>
        <w:ind w:left="1800" w:hanging="1800"/>
      </w:pPr>
      <w:rPr>
        <w:rFonts w:hint="default"/>
      </w:rPr>
    </w:lvl>
    <w:lvl w:ilvl="8" w:tplc="AF92E42E">
      <w:start w:val="1"/>
      <w:numFmt w:val="decimal"/>
      <w:lvlText w:val="%1.%2.%3.%4.%5.%6.%7.%8.%9"/>
      <w:lvlJc w:val="left"/>
      <w:pPr>
        <w:ind w:left="2160" w:hanging="2160"/>
      </w:pPr>
      <w:rPr>
        <w:rFonts w:hint="default"/>
      </w:rPr>
    </w:lvl>
  </w:abstractNum>
  <w:abstractNum w:abstractNumId="8" w15:restartNumberingAfterBreak="0">
    <w:nsid w:val="31997714"/>
    <w:multiLevelType w:val="hybridMultilevel"/>
    <w:tmpl w:val="E3247818"/>
    <w:lvl w:ilvl="0" w:tplc="58E83E80">
      <w:start w:val="1"/>
      <w:numFmt w:val="decimal"/>
      <w:lvlText w:val="%1."/>
      <w:lvlJc w:val="left"/>
      <w:pPr>
        <w:ind w:left="720" w:hanging="360"/>
      </w:pPr>
      <w:rPr>
        <w:rFonts w:hint="default"/>
      </w:rPr>
    </w:lvl>
    <w:lvl w:ilvl="1" w:tplc="41B88EA8">
      <w:start w:val="1"/>
      <w:numFmt w:val="decimal"/>
      <w:isLgl/>
      <w:lvlText w:val="%1.%2"/>
      <w:lvlJc w:val="left"/>
      <w:pPr>
        <w:ind w:left="720" w:hanging="360"/>
      </w:pPr>
      <w:rPr>
        <w:rFonts w:hint="default"/>
      </w:rPr>
    </w:lvl>
    <w:lvl w:ilvl="2" w:tplc="45B6C51C">
      <w:start w:val="1"/>
      <w:numFmt w:val="decimal"/>
      <w:isLgl/>
      <w:lvlText w:val="%1.%2.%3"/>
      <w:lvlJc w:val="left"/>
      <w:pPr>
        <w:ind w:left="1080" w:hanging="720"/>
      </w:pPr>
      <w:rPr>
        <w:rFonts w:hint="default"/>
      </w:rPr>
    </w:lvl>
    <w:lvl w:ilvl="3" w:tplc="34B08DA8">
      <w:start w:val="1"/>
      <w:numFmt w:val="decimal"/>
      <w:isLgl/>
      <w:lvlText w:val="%1.%2.%3.%4"/>
      <w:lvlJc w:val="left"/>
      <w:pPr>
        <w:ind w:left="1080" w:hanging="720"/>
      </w:pPr>
      <w:rPr>
        <w:rFonts w:hint="default"/>
      </w:rPr>
    </w:lvl>
    <w:lvl w:ilvl="4" w:tplc="03DC82CA">
      <w:start w:val="1"/>
      <w:numFmt w:val="decimal"/>
      <w:isLgl/>
      <w:lvlText w:val="%1.%2.%3.%4.%5"/>
      <w:lvlJc w:val="left"/>
      <w:pPr>
        <w:ind w:left="1440" w:hanging="1080"/>
      </w:pPr>
      <w:rPr>
        <w:rFonts w:hint="default"/>
      </w:rPr>
    </w:lvl>
    <w:lvl w:ilvl="5" w:tplc="19DED3B0">
      <w:start w:val="1"/>
      <w:numFmt w:val="decimal"/>
      <w:isLgl/>
      <w:lvlText w:val="%1.%2.%3.%4.%5.%6"/>
      <w:lvlJc w:val="left"/>
      <w:pPr>
        <w:ind w:left="1440" w:hanging="1080"/>
      </w:pPr>
      <w:rPr>
        <w:rFonts w:hint="default"/>
      </w:rPr>
    </w:lvl>
    <w:lvl w:ilvl="6" w:tplc="C22EE090">
      <w:start w:val="1"/>
      <w:numFmt w:val="decimal"/>
      <w:isLgl/>
      <w:lvlText w:val="%1.%2.%3.%4.%5.%6.%7"/>
      <w:lvlJc w:val="left"/>
      <w:pPr>
        <w:ind w:left="1800" w:hanging="1440"/>
      </w:pPr>
      <w:rPr>
        <w:rFonts w:hint="default"/>
      </w:rPr>
    </w:lvl>
    <w:lvl w:ilvl="7" w:tplc="8A0C5168">
      <w:start w:val="1"/>
      <w:numFmt w:val="decimal"/>
      <w:isLgl/>
      <w:lvlText w:val="%1.%2.%3.%4.%5.%6.%7.%8"/>
      <w:lvlJc w:val="left"/>
      <w:pPr>
        <w:ind w:left="1800" w:hanging="1440"/>
      </w:pPr>
      <w:rPr>
        <w:rFonts w:hint="default"/>
      </w:rPr>
    </w:lvl>
    <w:lvl w:ilvl="8" w:tplc="946EBB48">
      <w:start w:val="1"/>
      <w:numFmt w:val="decimal"/>
      <w:isLgl/>
      <w:lvlText w:val="%1.%2.%3.%4.%5.%6.%7.%8.%9"/>
      <w:lvlJc w:val="left"/>
      <w:pPr>
        <w:ind w:left="2160" w:hanging="1800"/>
      </w:pPr>
      <w:rPr>
        <w:rFonts w:hint="default"/>
      </w:rPr>
    </w:lvl>
  </w:abstractNum>
  <w:abstractNum w:abstractNumId="9" w15:restartNumberingAfterBreak="0">
    <w:nsid w:val="38BD5CC7"/>
    <w:multiLevelType w:val="hybridMultilevel"/>
    <w:tmpl w:val="040490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FA2706C"/>
    <w:multiLevelType w:val="hybridMultilevel"/>
    <w:tmpl w:val="7B108FD8"/>
    <w:lvl w:ilvl="0" w:tplc="B7C6C1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2A7474"/>
    <w:multiLevelType w:val="hybridMultilevel"/>
    <w:tmpl w:val="E4F8A6E4"/>
    <w:lvl w:ilvl="0" w:tplc="10F28DD6">
      <w:start w:val="1"/>
      <w:numFmt w:val="upperRoman"/>
      <w:lvlText w:val="%1."/>
      <w:lvlJc w:val="left"/>
      <w:pPr>
        <w:ind w:left="360" w:hanging="360"/>
      </w:pPr>
      <w:rPr>
        <w:rFonts w:hint="default"/>
      </w:rPr>
    </w:lvl>
    <w:lvl w:ilvl="1" w:tplc="08090019" w:tentative="1">
      <w:start w:val="1"/>
      <w:numFmt w:val="lowerLetter"/>
      <w:lvlText w:val="%2."/>
      <w:lvlJc w:val="left"/>
      <w:pPr>
        <w:ind w:left="2373" w:hanging="360"/>
      </w:pPr>
    </w:lvl>
    <w:lvl w:ilvl="2" w:tplc="0809001B" w:tentative="1">
      <w:start w:val="1"/>
      <w:numFmt w:val="lowerRoman"/>
      <w:lvlText w:val="%3."/>
      <w:lvlJc w:val="right"/>
      <w:pPr>
        <w:ind w:left="3093" w:hanging="180"/>
      </w:pPr>
    </w:lvl>
    <w:lvl w:ilvl="3" w:tplc="0809000F" w:tentative="1">
      <w:start w:val="1"/>
      <w:numFmt w:val="decimal"/>
      <w:lvlText w:val="%4."/>
      <w:lvlJc w:val="left"/>
      <w:pPr>
        <w:ind w:left="3813" w:hanging="360"/>
      </w:pPr>
    </w:lvl>
    <w:lvl w:ilvl="4" w:tplc="08090019" w:tentative="1">
      <w:start w:val="1"/>
      <w:numFmt w:val="lowerLetter"/>
      <w:lvlText w:val="%5."/>
      <w:lvlJc w:val="left"/>
      <w:pPr>
        <w:ind w:left="4533" w:hanging="360"/>
      </w:pPr>
    </w:lvl>
    <w:lvl w:ilvl="5" w:tplc="0809001B" w:tentative="1">
      <w:start w:val="1"/>
      <w:numFmt w:val="lowerRoman"/>
      <w:lvlText w:val="%6."/>
      <w:lvlJc w:val="right"/>
      <w:pPr>
        <w:ind w:left="5253" w:hanging="180"/>
      </w:pPr>
    </w:lvl>
    <w:lvl w:ilvl="6" w:tplc="0809000F" w:tentative="1">
      <w:start w:val="1"/>
      <w:numFmt w:val="decimal"/>
      <w:lvlText w:val="%7."/>
      <w:lvlJc w:val="left"/>
      <w:pPr>
        <w:ind w:left="5973" w:hanging="360"/>
      </w:pPr>
    </w:lvl>
    <w:lvl w:ilvl="7" w:tplc="08090019" w:tentative="1">
      <w:start w:val="1"/>
      <w:numFmt w:val="lowerLetter"/>
      <w:lvlText w:val="%8."/>
      <w:lvlJc w:val="left"/>
      <w:pPr>
        <w:ind w:left="6693" w:hanging="360"/>
      </w:pPr>
    </w:lvl>
    <w:lvl w:ilvl="8" w:tplc="0809001B" w:tentative="1">
      <w:start w:val="1"/>
      <w:numFmt w:val="lowerRoman"/>
      <w:lvlText w:val="%9."/>
      <w:lvlJc w:val="right"/>
      <w:pPr>
        <w:ind w:left="7413" w:hanging="180"/>
      </w:pPr>
    </w:lvl>
  </w:abstractNum>
  <w:abstractNum w:abstractNumId="12" w15:restartNumberingAfterBreak="0">
    <w:nsid w:val="4318424A"/>
    <w:multiLevelType w:val="hybridMultilevel"/>
    <w:tmpl w:val="86E20166"/>
    <w:lvl w:ilvl="0" w:tplc="BE28BCE0">
      <w:start w:val="3"/>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4AE102B"/>
    <w:multiLevelType w:val="hybridMultilevel"/>
    <w:tmpl w:val="0CFA3F5A"/>
    <w:lvl w:ilvl="0" w:tplc="879E5FD2">
      <w:start w:val="1"/>
      <w:numFmt w:val="decimal"/>
      <w:pStyle w:val="Heading2"/>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2375D9"/>
    <w:multiLevelType w:val="hybridMultilevel"/>
    <w:tmpl w:val="BBD0AA42"/>
    <w:lvl w:ilvl="0" w:tplc="DF68151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244E8C"/>
    <w:multiLevelType w:val="hybridMultilevel"/>
    <w:tmpl w:val="1A22D958"/>
    <w:lvl w:ilvl="0" w:tplc="E65E616E">
      <w:start w:val="4"/>
      <w:numFmt w:val="decimal"/>
      <w:lvlText w:val="%1"/>
      <w:lvlJc w:val="left"/>
      <w:pPr>
        <w:ind w:left="360" w:hanging="360"/>
      </w:pPr>
      <w:rPr>
        <w:rFonts w:hint="default"/>
      </w:rPr>
    </w:lvl>
    <w:lvl w:ilvl="1" w:tplc="49F0E5D4">
      <w:start w:val="1"/>
      <w:numFmt w:val="decimal"/>
      <w:lvlText w:val="%1.%2"/>
      <w:lvlJc w:val="left"/>
      <w:pPr>
        <w:ind w:left="720" w:hanging="360"/>
      </w:pPr>
      <w:rPr>
        <w:rFonts w:hint="default"/>
      </w:rPr>
    </w:lvl>
    <w:lvl w:ilvl="2" w:tplc="865292F6">
      <w:start w:val="1"/>
      <w:numFmt w:val="decimal"/>
      <w:lvlText w:val="%1.%2.%3"/>
      <w:lvlJc w:val="left"/>
      <w:pPr>
        <w:ind w:left="1440" w:hanging="720"/>
      </w:pPr>
      <w:rPr>
        <w:rFonts w:hint="default"/>
      </w:rPr>
    </w:lvl>
    <w:lvl w:ilvl="3" w:tplc="7D2C8474">
      <w:start w:val="1"/>
      <w:numFmt w:val="decimal"/>
      <w:lvlText w:val="%1.%2.%3.%4"/>
      <w:lvlJc w:val="left"/>
      <w:pPr>
        <w:ind w:left="1800" w:hanging="720"/>
      </w:pPr>
      <w:rPr>
        <w:rFonts w:hint="default"/>
      </w:rPr>
    </w:lvl>
    <w:lvl w:ilvl="4" w:tplc="C9FA0D66">
      <w:start w:val="1"/>
      <w:numFmt w:val="decimal"/>
      <w:lvlText w:val="%1.%2.%3.%4.%5"/>
      <w:lvlJc w:val="left"/>
      <w:pPr>
        <w:ind w:left="2520" w:hanging="1080"/>
      </w:pPr>
      <w:rPr>
        <w:rFonts w:hint="default"/>
      </w:rPr>
    </w:lvl>
    <w:lvl w:ilvl="5" w:tplc="7A84850E">
      <w:start w:val="1"/>
      <w:numFmt w:val="decimal"/>
      <w:lvlText w:val="%1.%2.%3.%4.%5.%6"/>
      <w:lvlJc w:val="left"/>
      <w:pPr>
        <w:ind w:left="2880" w:hanging="1080"/>
      </w:pPr>
      <w:rPr>
        <w:rFonts w:hint="default"/>
      </w:rPr>
    </w:lvl>
    <w:lvl w:ilvl="6" w:tplc="D5385CB0">
      <w:start w:val="1"/>
      <w:numFmt w:val="decimal"/>
      <w:lvlText w:val="%1.%2.%3.%4.%5.%6.%7"/>
      <w:lvlJc w:val="left"/>
      <w:pPr>
        <w:ind w:left="3600" w:hanging="1440"/>
      </w:pPr>
      <w:rPr>
        <w:rFonts w:hint="default"/>
      </w:rPr>
    </w:lvl>
    <w:lvl w:ilvl="7" w:tplc="4E4C4A84">
      <w:start w:val="1"/>
      <w:numFmt w:val="decimal"/>
      <w:lvlText w:val="%1.%2.%3.%4.%5.%6.%7.%8"/>
      <w:lvlJc w:val="left"/>
      <w:pPr>
        <w:ind w:left="3960" w:hanging="1440"/>
      </w:pPr>
      <w:rPr>
        <w:rFonts w:hint="default"/>
      </w:rPr>
    </w:lvl>
    <w:lvl w:ilvl="8" w:tplc="06C8A952">
      <w:start w:val="1"/>
      <w:numFmt w:val="decimal"/>
      <w:lvlText w:val="%1.%2.%3.%4.%5.%6.%7.%8.%9"/>
      <w:lvlJc w:val="left"/>
      <w:pPr>
        <w:ind w:left="4680" w:hanging="1800"/>
      </w:pPr>
      <w:rPr>
        <w:rFonts w:hint="default"/>
      </w:rPr>
    </w:lvl>
  </w:abstractNum>
  <w:abstractNum w:abstractNumId="16" w15:restartNumberingAfterBreak="0">
    <w:nsid w:val="4D2A1A87"/>
    <w:multiLevelType w:val="hybridMultilevel"/>
    <w:tmpl w:val="18DE4FC2"/>
    <w:lvl w:ilvl="0" w:tplc="5F86FB6A">
      <w:start w:val="1"/>
      <w:numFmt w:val="decimal"/>
      <w:lvlText w:val="%1"/>
      <w:lvlJc w:val="left"/>
      <w:pPr>
        <w:ind w:left="432" w:hanging="432"/>
      </w:pPr>
    </w:lvl>
    <w:lvl w:ilvl="1" w:tplc="BAB8934E">
      <w:start w:val="1"/>
      <w:numFmt w:val="decimal"/>
      <w:lvlText w:val="%1.%2"/>
      <w:lvlJc w:val="left"/>
      <w:pPr>
        <w:ind w:left="576" w:hanging="576"/>
      </w:pPr>
    </w:lvl>
    <w:lvl w:ilvl="2" w:tplc="B9381144">
      <w:start w:val="1"/>
      <w:numFmt w:val="decimal"/>
      <w:lvlText w:val="%1.%2.%3"/>
      <w:lvlJc w:val="left"/>
      <w:pPr>
        <w:ind w:left="720" w:hanging="720"/>
      </w:pPr>
    </w:lvl>
    <w:lvl w:ilvl="3" w:tplc="DAD240A6">
      <w:start w:val="1"/>
      <w:numFmt w:val="decimal"/>
      <w:lvlText w:val="%1.%2.%3.%4"/>
      <w:lvlJc w:val="left"/>
      <w:pPr>
        <w:ind w:left="864" w:hanging="864"/>
      </w:pPr>
    </w:lvl>
    <w:lvl w:ilvl="4" w:tplc="7EAE6CD0">
      <w:start w:val="1"/>
      <w:numFmt w:val="decimal"/>
      <w:lvlText w:val="%1.%2.%3.%4.%5"/>
      <w:lvlJc w:val="left"/>
      <w:pPr>
        <w:ind w:left="1008" w:hanging="1008"/>
      </w:pPr>
    </w:lvl>
    <w:lvl w:ilvl="5" w:tplc="EAA6A208">
      <w:start w:val="1"/>
      <w:numFmt w:val="decimal"/>
      <w:lvlText w:val="%1.%2.%3.%4.%5.%6"/>
      <w:lvlJc w:val="left"/>
      <w:pPr>
        <w:ind w:left="1152" w:hanging="1152"/>
      </w:pPr>
    </w:lvl>
    <w:lvl w:ilvl="6" w:tplc="A76C8ABA">
      <w:start w:val="1"/>
      <w:numFmt w:val="decimal"/>
      <w:lvlText w:val="%1.%2.%3.%4.%5.%6.%7"/>
      <w:lvlJc w:val="left"/>
      <w:pPr>
        <w:ind w:left="1296" w:hanging="1296"/>
      </w:pPr>
    </w:lvl>
    <w:lvl w:ilvl="7" w:tplc="8F4272B6">
      <w:start w:val="1"/>
      <w:numFmt w:val="decimal"/>
      <w:lvlText w:val="%1.%2.%3.%4.%5.%6.%7.%8"/>
      <w:lvlJc w:val="left"/>
      <w:pPr>
        <w:ind w:left="1440" w:hanging="1440"/>
      </w:pPr>
    </w:lvl>
    <w:lvl w:ilvl="8" w:tplc="54EC4012">
      <w:start w:val="1"/>
      <w:numFmt w:val="decimal"/>
      <w:lvlText w:val="%1.%2.%3.%4.%5.%6.%7.%8.%9"/>
      <w:lvlJc w:val="left"/>
      <w:pPr>
        <w:ind w:left="1584" w:hanging="1584"/>
      </w:pPr>
    </w:lvl>
  </w:abstractNum>
  <w:abstractNum w:abstractNumId="17" w15:restartNumberingAfterBreak="0">
    <w:nsid w:val="4F0E1602"/>
    <w:multiLevelType w:val="hybridMultilevel"/>
    <w:tmpl w:val="3E362DE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2915D99"/>
    <w:multiLevelType w:val="hybridMultilevel"/>
    <w:tmpl w:val="4BD21672"/>
    <w:lvl w:ilvl="0" w:tplc="05480800">
      <w:start w:val="1"/>
      <w:numFmt w:val="decimal"/>
      <w:lvlText w:val="%1)"/>
      <w:lvlJc w:val="left"/>
      <w:pPr>
        <w:ind w:left="360" w:hanging="360"/>
      </w:pPr>
      <w:rPr>
        <w:rFonts w:hint="default"/>
        <w:color w:val="0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37272BD"/>
    <w:multiLevelType w:val="hybridMultilevel"/>
    <w:tmpl w:val="37761BAC"/>
    <w:lvl w:ilvl="0" w:tplc="26FE6BD2">
      <w:start w:val="4"/>
      <w:numFmt w:val="decimal"/>
      <w:lvlText w:val="%1"/>
      <w:lvlJc w:val="left"/>
      <w:pPr>
        <w:ind w:left="360" w:hanging="360"/>
      </w:pPr>
      <w:rPr>
        <w:rFonts w:hint="default"/>
      </w:rPr>
    </w:lvl>
    <w:lvl w:ilvl="1" w:tplc="F5B60942">
      <w:start w:val="1"/>
      <w:numFmt w:val="decimal"/>
      <w:lvlText w:val="%1.%2"/>
      <w:lvlJc w:val="left"/>
      <w:pPr>
        <w:ind w:left="360" w:hanging="360"/>
      </w:pPr>
      <w:rPr>
        <w:rFonts w:hint="default"/>
      </w:rPr>
    </w:lvl>
    <w:lvl w:ilvl="2" w:tplc="AB927398">
      <w:start w:val="1"/>
      <w:numFmt w:val="decimal"/>
      <w:lvlText w:val="%1.%2.%3"/>
      <w:lvlJc w:val="left"/>
      <w:pPr>
        <w:ind w:left="720" w:hanging="720"/>
      </w:pPr>
      <w:rPr>
        <w:rFonts w:hint="default"/>
      </w:rPr>
    </w:lvl>
    <w:lvl w:ilvl="3" w:tplc="EB769E58">
      <w:start w:val="1"/>
      <w:numFmt w:val="decimal"/>
      <w:lvlText w:val="%1.%2.%3.%4"/>
      <w:lvlJc w:val="left"/>
      <w:pPr>
        <w:ind w:left="720" w:hanging="720"/>
      </w:pPr>
      <w:rPr>
        <w:rFonts w:hint="default"/>
      </w:rPr>
    </w:lvl>
    <w:lvl w:ilvl="4" w:tplc="464C2846">
      <w:start w:val="1"/>
      <w:numFmt w:val="decimal"/>
      <w:lvlText w:val="%1.%2.%3.%4.%5"/>
      <w:lvlJc w:val="left"/>
      <w:pPr>
        <w:ind w:left="1080" w:hanging="1080"/>
      </w:pPr>
      <w:rPr>
        <w:rFonts w:hint="default"/>
      </w:rPr>
    </w:lvl>
    <w:lvl w:ilvl="5" w:tplc="6FF80854">
      <w:start w:val="1"/>
      <w:numFmt w:val="decimal"/>
      <w:lvlText w:val="%1.%2.%3.%4.%5.%6"/>
      <w:lvlJc w:val="left"/>
      <w:pPr>
        <w:ind w:left="1080" w:hanging="1080"/>
      </w:pPr>
      <w:rPr>
        <w:rFonts w:hint="default"/>
      </w:rPr>
    </w:lvl>
    <w:lvl w:ilvl="6" w:tplc="E01EA204">
      <w:start w:val="1"/>
      <w:numFmt w:val="decimal"/>
      <w:lvlText w:val="%1.%2.%3.%4.%5.%6.%7"/>
      <w:lvlJc w:val="left"/>
      <w:pPr>
        <w:ind w:left="1440" w:hanging="1440"/>
      </w:pPr>
      <w:rPr>
        <w:rFonts w:hint="default"/>
      </w:rPr>
    </w:lvl>
    <w:lvl w:ilvl="7" w:tplc="243202E2">
      <w:start w:val="1"/>
      <w:numFmt w:val="decimal"/>
      <w:lvlText w:val="%1.%2.%3.%4.%5.%6.%7.%8"/>
      <w:lvlJc w:val="left"/>
      <w:pPr>
        <w:ind w:left="1440" w:hanging="1440"/>
      </w:pPr>
      <w:rPr>
        <w:rFonts w:hint="default"/>
      </w:rPr>
    </w:lvl>
    <w:lvl w:ilvl="8" w:tplc="FDBEE6CC">
      <w:start w:val="1"/>
      <w:numFmt w:val="decimal"/>
      <w:lvlText w:val="%1.%2.%3.%4.%5.%6.%7.%8.%9"/>
      <w:lvlJc w:val="left"/>
      <w:pPr>
        <w:ind w:left="1800" w:hanging="1800"/>
      </w:pPr>
      <w:rPr>
        <w:rFonts w:hint="default"/>
      </w:rPr>
    </w:lvl>
  </w:abstractNum>
  <w:abstractNum w:abstractNumId="20" w15:restartNumberingAfterBreak="0">
    <w:nsid w:val="5A5B1AFC"/>
    <w:multiLevelType w:val="hybridMultilevel"/>
    <w:tmpl w:val="F49EF79E"/>
    <w:lvl w:ilvl="0" w:tplc="0776AD2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EF077F"/>
    <w:multiLevelType w:val="hybridMultilevel"/>
    <w:tmpl w:val="B27A6CC4"/>
    <w:lvl w:ilvl="0" w:tplc="9AA06B1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C03DB1"/>
    <w:multiLevelType w:val="hybridMultilevel"/>
    <w:tmpl w:val="873EBE6A"/>
    <w:lvl w:ilvl="0" w:tplc="A828AF9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AD22818"/>
    <w:multiLevelType w:val="hybridMultilevel"/>
    <w:tmpl w:val="CA686E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A07369"/>
    <w:multiLevelType w:val="hybridMultilevel"/>
    <w:tmpl w:val="85F2F8E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CAB89A4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DF45A6B"/>
    <w:multiLevelType w:val="hybridMultilevel"/>
    <w:tmpl w:val="4AC82A4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F5A621B"/>
    <w:multiLevelType w:val="hybridMultilevel"/>
    <w:tmpl w:val="269236C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7FDB570C"/>
    <w:multiLevelType w:val="hybridMultilevel"/>
    <w:tmpl w:val="260E2A9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6"/>
  </w:num>
  <w:num w:numId="2">
    <w:abstractNumId w:val="11"/>
  </w:num>
  <w:num w:numId="3">
    <w:abstractNumId w:val="6"/>
  </w:num>
  <w:num w:numId="4">
    <w:abstractNumId w:val="13"/>
  </w:num>
  <w:num w:numId="5">
    <w:abstractNumId w:val="22"/>
  </w:num>
  <w:num w:numId="6">
    <w:abstractNumId w:val="26"/>
  </w:num>
  <w:num w:numId="7">
    <w:abstractNumId w:val="13"/>
  </w:num>
  <w:num w:numId="8">
    <w:abstractNumId w:val="3"/>
  </w:num>
  <w:num w:numId="9">
    <w:abstractNumId w:val="1"/>
  </w:num>
  <w:num w:numId="10">
    <w:abstractNumId w:val="8"/>
  </w:num>
  <w:num w:numId="11">
    <w:abstractNumId w:val="5"/>
  </w:num>
  <w:num w:numId="12">
    <w:abstractNumId w:val="24"/>
  </w:num>
  <w:num w:numId="13">
    <w:abstractNumId w:val="7"/>
  </w:num>
  <w:num w:numId="14">
    <w:abstractNumId w:val="13"/>
  </w:num>
  <w:num w:numId="15">
    <w:abstractNumId w:val="9"/>
  </w:num>
  <w:num w:numId="16">
    <w:abstractNumId w:val="15"/>
  </w:num>
  <w:num w:numId="17">
    <w:abstractNumId w:val="19"/>
  </w:num>
  <w:num w:numId="18">
    <w:abstractNumId w:val="4"/>
  </w:num>
  <w:num w:numId="19">
    <w:abstractNumId w:val="25"/>
  </w:num>
  <w:num w:numId="20">
    <w:abstractNumId w:val="14"/>
  </w:num>
  <w:num w:numId="21">
    <w:abstractNumId w:val="2"/>
  </w:num>
  <w:num w:numId="22">
    <w:abstractNumId w:val="18"/>
  </w:num>
  <w:num w:numId="23">
    <w:abstractNumId w:val="23"/>
  </w:num>
  <w:num w:numId="24">
    <w:abstractNumId w:val="17"/>
  </w:num>
  <w:num w:numId="25">
    <w:abstractNumId w:val="10"/>
  </w:num>
  <w:num w:numId="26">
    <w:abstractNumId w:val="12"/>
  </w:num>
  <w:num w:numId="27">
    <w:abstractNumId w:val="0"/>
  </w:num>
  <w:num w:numId="28">
    <w:abstractNumId w:val="20"/>
  </w:num>
  <w:num w:numId="29">
    <w:abstractNumId w:val="21"/>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ry Kochhar">
    <w15:presenceInfo w15:providerId="AD" w15:userId="S::Harry.Kochhar@version1.com::ebc8c80f-a914-41fa-a7da-aa505e2d4e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18"/>
    <w:rsid w:val="000011AD"/>
    <w:rsid w:val="000023D8"/>
    <w:rsid w:val="000037E4"/>
    <w:rsid w:val="00007E16"/>
    <w:rsid w:val="00017AD9"/>
    <w:rsid w:val="00021F8F"/>
    <w:rsid w:val="0002327E"/>
    <w:rsid w:val="00023682"/>
    <w:rsid w:val="00031BB3"/>
    <w:rsid w:val="00033648"/>
    <w:rsid w:val="000352B1"/>
    <w:rsid w:val="000356D3"/>
    <w:rsid w:val="00036B90"/>
    <w:rsid w:val="00037445"/>
    <w:rsid w:val="00037626"/>
    <w:rsid w:val="00045DD5"/>
    <w:rsid w:val="00046C02"/>
    <w:rsid w:val="000528EA"/>
    <w:rsid w:val="00055071"/>
    <w:rsid w:val="00060955"/>
    <w:rsid w:val="00061325"/>
    <w:rsid w:val="00087AFC"/>
    <w:rsid w:val="00093BB8"/>
    <w:rsid w:val="00094D74"/>
    <w:rsid w:val="0009551E"/>
    <w:rsid w:val="00096728"/>
    <w:rsid w:val="000A0F97"/>
    <w:rsid w:val="000A6908"/>
    <w:rsid w:val="000B3E79"/>
    <w:rsid w:val="000B6FE7"/>
    <w:rsid w:val="000C2602"/>
    <w:rsid w:val="000C34E3"/>
    <w:rsid w:val="000C5278"/>
    <w:rsid w:val="000D26E5"/>
    <w:rsid w:val="000D28C8"/>
    <w:rsid w:val="000D621F"/>
    <w:rsid w:val="000D64F3"/>
    <w:rsid w:val="000E0F4D"/>
    <w:rsid w:val="000E61B5"/>
    <w:rsid w:val="000F5158"/>
    <w:rsid w:val="000F542A"/>
    <w:rsid w:val="0010034A"/>
    <w:rsid w:val="00100645"/>
    <w:rsid w:val="00113C6F"/>
    <w:rsid w:val="00114A08"/>
    <w:rsid w:val="001155BC"/>
    <w:rsid w:val="0012086E"/>
    <w:rsid w:val="00141B94"/>
    <w:rsid w:val="00141D1E"/>
    <w:rsid w:val="00142798"/>
    <w:rsid w:val="00154169"/>
    <w:rsid w:val="00155B3E"/>
    <w:rsid w:val="00174414"/>
    <w:rsid w:val="0018219C"/>
    <w:rsid w:val="00184D8D"/>
    <w:rsid w:val="00195F32"/>
    <w:rsid w:val="001979C2"/>
    <w:rsid w:val="001B4948"/>
    <w:rsid w:val="001B773B"/>
    <w:rsid w:val="001C0D12"/>
    <w:rsid w:val="001C13CD"/>
    <w:rsid w:val="001E49CF"/>
    <w:rsid w:val="001E6278"/>
    <w:rsid w:val="001F2477"/>
    <w:rsid w:val="001F3548"/>
    <w:rsid w:val="002068C8"/>
    <w:rsid w:val="002073B0"/>
    <w:rsid w:val="00207BC7"/>
    <w:rsid w:val="00213904"/>
    <w:rsid w:val="002143BF"/>
    <w:rsid w:val="002179CF"/>
    <w:rsid w:val="00217BC1"/>
    <w:rsid w:val="00221B7D"/>
    <w:rsid w:val="00224A7A"/>
    <w:rsid w:val="0023014F"/>
    <w:rsid w:val="00232047"/>
    <w:rsid w:val="00236452"/>
    <w:rsid w:val="002608F9"/>
    <w:rsid w:val="00261079"/>
    <w:rsid w:val="00263B4F"/>
    <w:rsid w:val="00265896"/>
    <w:rsid w:val="00270681"/>
    <w:rsid w:val="00271E5B"/>
    <w:rsid w:val="00276F84"/>
    <w:rsid w:val="0028126C"/>
    <w:rsid w:val="00290483"/>
    <w:rsid w:val="002A0BBF"/>
    <w:rsid w:val="002A3C1A"/>
    <w:rsid w:val="002A5086"/>
    <w:rsid w:val="002B18DD"/>
    <w:rsid w:val="002C374A"/>
    <w:rsid w:val="002C7ACB"/>
    <w:rsid w:val="002D3914"/>
    <w:rsid w:val="002D42ED"/>
    <w:rsid w:val="002E249F"/>
    <w:rsid w:val="002E35B8"/>
    <w:rsid w:val="002E6E41"/>
    <w:rsid w:val="002F2622"/>
    <w:rsid w:val="002F304D"/>
    <w:rsid w:val="002F54C8"/>
    <w:rsid w:val="00300087"/>
    <w:rsid w:val="003024A6"/>
    <w:rsid w:val="0030431D"/>
    <w:rsid w:val="00305C0B"/>
    <w:rsid w:val="00307760"/>
    <w:rsid w:val="00312145"/>
    <w:rsid w:val="00315466"/>
    <w:rsid w:val="003154C9"/>
    <w:rsid w:val="00317A86"/>
    <w:rsid w:val="00320437"/>
    <w:rsid w:val="00320BD3"/>
    <w:rsid w:val="00321BD4"/>
    <w:rsid w:val="00324E76"/>
    <w:rsid w:val="00334F3D"/>
    <w:rsid w:val="003354B9"/>
    <w:rsid w:val="0034030F"/>
    <w:rsid w:val="00340C6D"/>
    <w:rsid w:val="003444EC"/>
    <w:rsid w:val="00344AEA"/>
    <w:rsid w:val="003535CA"/>
    <w:rsid w:val="0035446D"/>
    <w:rsid w:val="00356611"/>
    <w:rsid w:val="003644F2"/>
    <w:rsid w:val="003663B6"/>
    <w:rsid w:val="003672E2"/>
    <w:rsid w:val="00370B94"/>
    <w:rsid w:val="003725CD"/>
    <w:rsid w:val="00373CB4"/>
    <w:rsid w:val="00377077"/>
    <w:rsid w:val="003841DB"/>
    <w:rsid w:val="00385012"/>
    <w:rsid w:val="00392575"/>
    <w:rsid w:val="00395875"/>
    <w:rsid w:val="00395E6B"/>
    <w:rsid w:val="003A331A"/>
    <w:rsid w:val="003A5F73"/>
    <w:rsid w:val="003C6C56"/>
    <w:rsid w:val="003C70A6"/>
    <w:rsid w:val="003D60B5"/>
    <w:rsid w:val="003E0311"/>
    <w:rsid w:val="003E233B"/>
    <w:rsid w:val="003F17BA"/>
    <w:rsid w:val="003F66B1"/>
    <w:rsid w:val="00404A92"/>
    <w:rsid w:val="00405C45"/>
    <w:rsid w:val="004132A1"/>
    <w:rsid w:val="0041417F"/>
    <w:rsid w:val="004149EF"/>
    <w:rsid w:val="004177CA"/>
    <w:rsid w:val="00420CB5"/>
    <w:rsid w:val="00427B28"/>
    <w:rsid w:val="00443E3D"/>
    <w:rsid w:val="0044562C"/>
    <w:rsid w:val="004472F8"/>
    <w:rsid w:val="00450AAB"/>
    <w:rsid w:val="0046308A"/>
    <w:rsid w:val="00465DA9"/>
    <w:rsid w:val="0046736B"/>
    <w:rsid w:val="00467433"/>
    <w:rsid w:val="00475BD2"/>
    <w:rsid w:val="00494573"/>
    <w:rsid w:val="00497338"/>
    <w:rsid w:val="004B418B"/>
    <w:rsid w:val="004B5C41"/>
    <w:rsid w:val="004C14A1"/>
    <w:rsid w:val="004C4B34"/>
    <w:rsid w:val="004C6D97"/>
    <w:rsid w:val="004D0993"/>
    <w:rsid w:val="004D0DB9"/>
    <w:rsid w:val="004D1EE1"/>
    <w:rsid w:val="004D330F"/>
    <w:rsid w:val="004D33F9"/>
    <w:rsid w:val="004D3A42"/>
    <w:rsid w:val="004D43E8"/>
    <w:rsid w:val="004E43F9"/>
    <w:rsid w:val="004E54B2"/>
    <w:rsid w:val="004F5E38"/>
    <w:rsid w:val="00505CB4"/>
    <w:rsid w:val="00511BE9"/>
    <w:rsid w:val="005163A9"/>
    <w:rsid w:val="00526332"/>
    <w:rsid w:val="00530A7A"/>
    <w:rsid w:val="005437B2"/>
    <w:rsid w:val="00546F77"/>
    <w:rsid w:val="00581ECA"/>
    <w:rsid w:val="00584F63"/>
    <w:rsid w:val="0058505F"/>
    <w:rsid w:val="00587881"/>
    <w:rsid w:val="0059325B"/>
    <w:rsid w:val="005B0968"/>
    <w:rsid w:val="005B2623"/>
    <w:rsid w:val="005C4DCF"/>
    <w:rsid w:val="005C4F45"/>
    <w:rsid w:val="005D27A6"/>
    <w:rsid w:val="005D292F"/>
    <w:rsid w:val="005D60CC"/>
    <w:rsid w:val="005E1759"/>
    <w:rsid w:val="005F16AD"/>
    <w:rsid w:val="005F35AC"/>
    <w:rsid w:val="00604FD8"/>
    <w:rsid w:val="00607EFB"/>
    <w:rsid w:val="00611454"/>
    <w:rsid w:val="00612705"/>
    <w:rsid w:val="00614A34"/>
    <w:rsid w:val="006168AA"/>
    <w:rsid w:val="00617092"/>
    <w:rsid w:val="00620BBC"/>
    <w:rsid w:val="00622CEC"/>
    <w:rsid w:val="00627041"/>
    <w:rsid w:val="006329D4"/>
    <w:rsid w:val="00632C62"/>
    <w:rsid w:val="006359AF"/>
    <w:rsid w:val="00652D1A"/>
    <w:rsid w:val="00652D51"/>
    <w:rsid w:val="006544EC"/>
    <w:rsid w:val="00655E34"/>
    <w:rsid w:val="00656926"/>
    <w:rsid w:val="0066044E"/>
    <w:rsid w:val="00685BA2"/>
    <w:rsid w:val="00687F02"/>
    <w:rsid w:val="006953E2"/>
    <w:rsid w:val="006975D1"/>
    <w:rsid w:val="006A2E31"/>
    <w:rsid w:val="006A2E5A"/>
    <w:rsid w:val="006A4842"/>
    <w:rsid w:val="006B5122"/>
    <w:rsid w:val="006B6CD5"/>
    <w:rsid w:val="006B7575"/>
    <w:rsid w:val="006C27E4"/>
    <w:rsid w:val="006C4023"/>
    <w:rsid w:val="006D2ACA"/>
    <w:rsid w:val="006D69F6"/>
    <w:rsid w:val="006E3A1F"/>
    <w:rsid w:val="006E6606"/>
    <w:rsid w:val="006F0360"/>
    <w:rsid w:val="006F22E4"/>
    <w:rsid w:val="006F6D95"/>
    <w:rsid w:val="00702A62"/>
    <w:rsid w:val="0070524E"/>
    <w:rsid w:val="00712B5B"/>
    <w:rsid w:val="00732045"/>
    <w:rsid w:val="007320D8"/>
    <w:rsid w:val="00736C8A"/>
    <w:rsid w:val="00744A3F"/>
    <w:rsid w:val="00752003"/>
    <w:rsid w:val="00756B0A"/>
    <w:rsid w:val="00760B5C"/>
    <w:rsid w:val="00760FE2"/>
    <w:rsid w:val="007647C3"/>
    <w:rsid w:val="007711BD"/>
    <w:rsid w:val="00774A68"/>
    <w:rsid w:val="007769E4"/>
    <w:rsid w:val="00782C81"/>
    <w:rsid w:val="00783306"/>
    <w:rsid w:val="00784BE3"/>
    <w:rsid w:val="007911F0"/>
    <w:rsid w:val="00791EA9"/>
    <w:rsid w:val="00793FBD"/>
    <w:rsid w:val="007A0F9A"/>
    <w:rsid w:val="007A4461"/>
    <w:rsid w:val="007B63AF"/>
    <w:rsid w:val="007D411F"/>
    <w:rsid w:val="007E01E3"/>
    <w:rsid w:val="007F6396"/>
    <w:rsid w:val="00801565"/>
    <w:rsid w:val="00803180"/>
    <w:rsid w:val="00807D2F"/>
    <w:rsid w:val="008111A6"/>
    <w:rsid w:val="008135F8"/>
    <w:rsid w:val="00814811"/>
    <w:rsid w:val="00815EAD"/>
    <w:rsid w:val="00817DBE"/>
    <w:rsid w:val="008208E9"/>
    <w:rsid w:val="00820AB3"/>
    <w:rsid w:val="0082315E"/>
    <w:rsid w:val="00823844"/>
    <w:rsid w:val="008244F5"/>
    <w:rsid w:val="00825C05"/>
    <w:rsid w:val="008306B3"/>
    <w:rsid w:val="00831A3B"/>
    <w:rsid w:val="0083516F"/>
    <w:rsid w:val="0083623B"/>
    <w:rsid w:val="00844E93"/>
    <w:rsid w:val="0084792F"/>
    <w:rsid w:val="00850508"/>
    <w:rsid w:val="0085507C"/>
    <w:rsid w:val="00857448"/>
    <w:rsid w:val="00873D40"/>
    <w:rsid w:val="008815D4"/>
    <w:rsid w:val="00892086"/>
    <w:rsid w:val="0089725D"/>
    <w:rsid w:val="00897828"/>
    <w:rsid w:val="008A3BD9"/>
    <w:rsid w:val="008C17F4"/>
    <w:rsid w:val="008C4A6F"/>
    <w:rsid w:val="008C5EAF"/>
    <w:rsid w:val="008D341A"/>
    <w:rsid w:val="008D6945"/>
    <w:rsid w:val="008E1A76"/>
    <w:rsid w:val="008E2C3A"/>
    <w:rsid w:val="008F1F9E"/>
    <w:rsid w:val="008F24C6"/>
    <w:rsid w:val="008F3F5B"/>
    <w:rsid w:val="008F4D02"/>
    <w:rsid w:val="008F6598"/>
    <w:rsid w:val="008F6A7A"/>
    <w:rsid w:val="00912268"/>
    <w:rsid w:val="009153B5"/>
    <w:rsid w:val="00916333"/>
    <w:rsid w:val="00921FE2"/>
    <w:rsid w:val="009336CE"/>
    <w:rsid w:val="0093583F"/>
    <w:rsid w:val="00953483"/>
    <w:rsid w:val="0095432D"/>
    <w:rsid w:val="0096489C"/>
    <w:rsid w:val="009677FC"/>
    <w:rsid w:val="00974798"/>
    <w:rsid w:val="0097570B"/>
    <w:rsid w:val="00983374"/>
    <w:rsid w:val="009872BB"/>
    <w:rsid w:val="00997EF2"/>
    <w:rsid w:val="009A0ACB"/>
    <w:rsid w:val="009A12B0"/>
    <w:rsid w:val="009A2114"/>
    <w:rsid w:val="009A709F"/>
    <w:rsid w:val="009B3724"/>
    <w:rsid w:val="009B6033"/>
    <w:rsid w:val="009B6584"/>
    <w:rsid w:val="009C31AC"/>
    <w:rsid w:val="009D2E2E"/>
    <w:rsid w:val="009D495B"/>
    <w:rsid w:val="009D69B1"/>
    <w:rsid w:val="009F255A"/>
    <w:rsid w:val="00A01991"/>
    <w:rsid w:val="00A11EBF"/>
    <w:rsid w:val="00A14DA4"/>
    <w:rsid w:val="00A247D3"/>
    <w:rsid w:val="00A26C29"/>
    <w:rsid w:val="00A40B2F"/>
    <w:rsid w:val="00A4463B"/>
    <w:rsid w:val="00A52C70"/>
    <w:rsid w:val="00A53EC9"/>
    <w:rsid w:val="00A61152"/>
    <w:rsid w:val="00A64420"/>
    <w:rsid w:val="00A65E89"/>
    <w:rsid w:val="00A71433"/>
    <w:rsid w:val="00A77CE3"/>
    <w:rsid w:val="00A840DD"/>
    <w:rsid w:val="00A85476"/>
    <w:rsid w:val="00A92F9A"/>
    <w:rsid w:val="00AA4169"/>
    <w:rsid w:val="00AA642C"/>
    <w:rsid w:val="00AB0B48"/>
    <w:rsid w:val="00AB107A"/>
    <w:rsid w:val="00AB3EEA"/>
    <w:rsid w:val="00AB727C"/>
    <w:rsid w:val="00AB78B3"/>
    <w:rsid w:val="00AC1455"/>
    <w:rsid w:val="00AC296E"/>
    <w:rsid w:val="00AC7ADD"/>
    <w:rsid w:val="00AD5BD4"/>
    <w:rsid w:val="00AD73DE"/>
    <w:rsid w:val="00AE0FC2"/>
    <w:rsid w:val="00AE3960"/>
    <w:rsid w:val="00AE5317"/>
    <w:rsid w:val="00AF4610"/>
    <w:rsid w:val="00AF4B7C"/>
    <w:rsid w:val="00AF5918"/>
    <w:rsid w:val="00B050DA"/>
    <w:rsid w:val="00B0575C"/>
    <w:rsid w:val="00B05D17"/>
    <w:rsid w:val="00B103A3"/>
    <w:rsid w:val="00B14D3B"/>
    <w:rsid w:val="00B223EF"/>
    <w:rsid w:val="00B259DB"/>
    <w:rsid w:val="00B31F19"/>
    <w:rsid w:val="00B44382"/>
    <w:rsid w:val="00B45A2F"/>
    <w:rsid w:val="00B50610"/>
    <w:rsid w:val="00B52FA7"/>
    <w:rsid w:val="00B56BC8"/>
    <w:rsid w:val="00B61203"/>
    <w:rsid w:val="00B61D54"/>
    <w:rsid w:val="00B66FD7"/>
    <w:rsid w:val="00B82922"/>
    <w:rsid w:val="00BA21B9"/>
    <w:rsid w:val="00BA74D6"/>
    <w:rsid w:val="00BA74F0"/>
    <w:rsid w:val="00BA780E"/>
    <w:rsid w:val="00BB0340"/>
    <w:rsid w:val="00BB18B5"/>
    <w:rsid w:val="00BB288E"/>
    <w:rsid w:val="00BB3530"/>
    <w:rsid w:val="00BB4C47"/>
    <w:rsid w:val="00BC1A49"/>
    <w:rsid w:val="00BC48EB"/>
    <w:rsid w:val="00BD0610"/>
    <w:rsid w:val="00BD2AA5"/>
    <w:rsid w:val="00BE4B34"/>
    <w:rsid w:val="00BE730F"/>
    <w:rsid w:val="00BF0BF0"/>
    <w:rsid w:val="00C0055F"/>
    <w:rsid w:val="00C012FC"/>
    <w:rsid w:val="00C20735"/>
    <w:rsid w:val="00C21159"/>
    <w:rsid w:val="00C2449D"/>
    <w:rsid w:val="00C32892"/>
    <w:rsid w:val="00C3472C"/>
    <w:rsid w:val="00C376BB"/>
    <w:rsid w:val="00C41D9E"/>
    <w:rsid w:val="00C448D1"/>
    <w:rsid w:val="00C5122A"/>
    <w:rsid w:val="00C52C0E"/>
    <w:rsid w:val="00C64800"/>
    <w:rsid w:val="00C71ACB"/>
    <w:rsid w:val="00C72A29"/>
    <w:rsid w:val="00C738FA"/>
    <w:rsid w:val="00C743BA"/>
    <w:rsid w:val="00C7445D"/>
    <w:rsid w:val="00C749F6"/>
    <w:rsid w:val="00C76078"/>
    <w:rsid w:val="00C7614B"/>
    <w:rsid w:val="00C8098A"/>
    <w:rsid w:val="00C917A1"/>
    <w:rsid w:val="00C93504"/>
    <w:rsid w:val="00CA4527"/>
    <w:rsid w:val="00CA622D"/>
    <w:rsid w:val="00CB1070"/>
    <w:rsid w:val="00CB77DE"/>
    <w:rsid w:val="00CC138B"/>
    <w:rsid w:val="00CC33DD"/>
    <w:rsid w:val="00CC3C81"/>
    <w:rsid w:val="00CD33EE"/>
    <w:rsid w:val="00CE1DA0"/>
    <w:rsid w:val="00CE2D8E"/>
    <w:rsid w:val="00D04011"/>
    <w:rsid w:val="00D04869"/>
    <w:rsid w:val="00D1184B"/>
    <w:rsid w:val="00D125BD"/>
    <w:rsid w:val="00D15808"/>
    <w:rsid w:val="00D163AF"/>
    <w:rsid w:val="00D22F6A"/>
    <w:rsid w:val="00D2595D"/>
    <w:rsid w:val="00D27339"/>
    <w:rsid w:val="00D34333"/>
    <w:rsid w:val="00D4404A"/>
    <w:rsid w:val="00D60A3C"/>
    <w:rsid w:val="00D62373"/>
    <w:rsid w:val="00D644EE"/>
    <w:rsid w:val="00D73038"/>
    <w:rsid w:val="00D76BC6"/>
    <w:rsid w:val="00D77C91"/>
    <w:rsid w:val="00D81C1C"/>
    <w:rsid w:val="00D83A96"/>
    <w:rsid w:val="00D87171"/>
    <w:rsid w:val="00D96F6A"/>
    <w:rsid w:val="00DA66D9"/>
    <w:rsid w:val="00DA7946"/>
    <w:rsid w:val="00DA7B6F"/>
    <w:rsid w:val="00DB0354"/>
    <w:rsid w:val="00DB6BB2"/>
    <w:rsid w:val="00DB6FF9"/>
    <w:rsid w:val="00DC21C5"/>
    <w:rsid w:val="00DC555A"/>
    <w:rsid w:val="00DD10A8"/>
    <w:rsid w:val="00DD1B74"/>
    <w:rsid w:val="00DD3D8E"/>
    <w:rsid w:val="00DE0E12"/>
    <w:rsid w:val="00DE4D69"/>
    <w:rsid w:val="00DE585E"/>
    <w:rsid w:val="00DE5B62"/>
    <w:rsid w:val="00DE6889"/>
    <w:rsid w:val="00DF2973"/>
    <w:rsid w:val="00E12D74"/>
    <w:rsid w:val="00E219C2"/>
    <w:rsid w:val="00E267CB"/>
    <w:rsid w:val="00E3277B"/>
    <w:rsid w:val="00E333BF"/>
    <w:rsid w:val="00E33B52"/>
    <w:rsid w:val="00E505E6"/>
    <w:rsid w:val="00E50F88"/>
    <w:rsid w:val="00E5265A"/>
    <w:rsid w:val="00E546D8"/>
    <w:rsid w:val="00E55D64"/>
    <w:rsid w:val="00E61493"/>
    <w:rsid w:val="00E62D69"/>
    <w:rsid w:val="00E63017"/>
    <w:rsid w:val="00E64D62"/>
    <w:rsid w:val="00E66090"/>
    <w:rsid w:val="00E7166A"/>
    <w:rsid w:val="00E74063"/>
    <w:rsid w:val="00E77305"/>
    <w:rsid w:val="00E90650"/>
    <w:rsid w:val="00EB187F"/>
    <w:rsid w:val="00EB2467"/>
    <w:rsid w:val="00EB4244"/>
    <w:rsid w:val="00EB51DC"/>
    <w:rsid w:val="00EC0310"/>
    <w:rsid w:val="00ED0519"/>
    <w:rsid w:val="00ED1E45"/>
    <w:rsid w:val="00EF03F9"/>
    <w:rsid w:val="00F11026"/>
    <w:rsid w:val="00F11113"/>
    <w:rsid w:val="00F14CAB"/>
    <w:rsid w:val="00F24DB7"/>
    <w:rsid w:val="00F30629"/>
    <w:rsid w:val="00F3283C"/>
    <w:rsid w:val="00F33057"/>
    <w:rsid w:val="00F33147"/>
    <w:rsid w:val="00F37042"/>
    <w:rsid w:val="00F37254"/>
    <w:rsid w:val="00F638B5"/>
    <w:rsid w:val="00F63FAB"/>
    <w:rsid w:val="00F727E2"/>
    <w:rsid w:val="00F77235"/>
    <w:rsid w:val="00F801A0"/>
    <w:rsid w:val="00F8139B"/>
    <w:rsid w:val="00F878F0"/>
    <w:rsid w:val="00F9044D"/>
    <w:rsid w:val="00F91178"/>
    <w:rsid w:val="00FA2DC4"/>
    <w:rsid w:val="00FA3AE1"/>
    <w:rsid w:val="00FA3D39"/>
    <w:rsid w:val="00FB6BCB"/>
    <w:rsid w:val="00FC0524"/>
    <w:rsid w:val="00FD017A"/>
    <w:rsid w:val="00FD14B5"/>
    <w:rsid w:val="00FD331C"/>
    <w:rsid w:val="00FF1629"/>
    <w:rsid w:val="00FF6D3C"/>
    <w:rsid w:val="0AAB9D63"/>
    <w:rsid w:val="18C9CAB9"/>
    <w:rsid w:val="1B75B932"/>
    <w:rsid w:val="31A7489D"/>
    <w:rsid w:val="34A04B64"/>
    <w:rsid w:val="432AABAF"/>
    <w:rsid w:val="46D4AE89"/>
    <w:rsid w:val="4DEF2641"/>
    <w:rsid w:val="5F2952E2"/>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6F79402"/>
  <w15:docId w15:val="{7D3AC192-4C58-4A52-8C0C-83E8FA91F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qFormat/>
    <w:rsid w:val="003F17BA"/>
    <w:pPr>
      <w:keepNext/>
      <w:keepLines/>
      <w:numPr>
        <w:numId w:val="3"/>
      </w:numPr>
      <w:spacing w:before="240" w:after="0"/>
      <w:outlineLvl w:val="0"/>
    </w:pPr>
    <w:rPr>
      <w:rFonts w:ascii="Verdana" w:hAnsi="Verdana"/>
      <w:b/>
      <w:color w:val="00B6B5" w:themeColor="accent2"/>
      <w:sz w:val="24"/>
      <w:szCs w:val="32"/>
    </w:rPr>
  </w:style>
  <w:style w:type="paragraph" w:styleId="Heading2">
    <w:name w:val="heading 2"/>
    <w:basedOn w:val="Normal"/>
    <w:next w:val="Normal"/>
    <w:link w:val="Heading2Char"/>
    <w:unhideWhenUsed/>
    <w:qFormat/>
    <w:rsid w:val="00CB1070"/>
    <w:pPr>
      <w:keepNext/>
      <w:keepLines/>
      <w:numPr>
        <w:numId w:val="4"/>
      </w:numPr>
      <w:spacing w:before="40" w:after="0"/>
      <w:outlineLvl w:val="1"/>
    </w:pPr>
    <w:rPr>
      <w:rFonts w:ascii="Verdana" w:eastAsiaTheme="majorEastAsia" w:hAnsi="Verdana" w:cstheme="majorBidi"/>
      <w:b/>
      <w:i/>
      <w:color w:val="09D0A2" w:themeColor="accent3"/>
      <w:szCs w:val="26"/>
    </w:rPr>
  </w:style>
  <w:style w:type="paragraph" w:styleId="Heading3">
    <w:name w:val="heading 3"/>
    <w:basedOn w:val="Normal"/>
    <w:next w:val="Normal"/>
    <w:link w:val="Heading3Char"/>
    <w:unhideWhenUsed/>
    <w:qFormat/>
    <w:rsid w:val="00A61152"/>
    <w:pPr>
      <w:keepNext/>
      <w:keepLines/>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tabs>
        <w:tab w:val="left" w:pos="567"/>
      </w:tabs>
      <w:spacing w:before="240" w:after="80"/>
      <w:ind w:left="862" w:hanging="862"/>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spacing w:after="40"/>
      <w:ind w:left="1009" w:hanging="1009"/>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iPriority w:val="9"/>
    <w:unhideWhenUsed/>
    <w:qFormat/>
    <w:rsid w:val="006975D1"/>
    <w:pPr>
      <w:keepNext/>
      <w:keepLines/>
      <w:spacing w:before="40" w:after="0" w:line="240" w:lineRule="auto"/>
      <w:ind w:left="1152" w:hanging="1152"/>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iPriority w:val="9"/>
    <w:semiHidden/>
    <w:unhideWhenUsed/>
    <w:qFormat/>
    <w:rsid w:val="006975D1"/>
    <w:pPr>
      <w:keepNext/>
      <w:keepLines/>
      <w:spacing w:before="40" w:after="0" w:line="240" w:lineRule="auto"/>
      <w:ind w:left="1296" w:hanging="1296"/>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iPriority w:val="9"/>
    <w:semiHidden/>
    <w:unhideWhenUsed/>
    <w:qFormat/>
    <w:rsid w:val="006975D1"/>
    <w:pPr>
      <w:keepNext/>
      <w:keepLines/>
      <w:spacing w:before="40" w:after="0" w:line="240" w:lineRule="auto"/>
      <w:ind w:left="1440" w:hanging="1440"/>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iPriority w:val="9"/>
    <w:semiHidden/>
    <w:unhideWhenUsed/>
    <w:qFormat/>
    <w:rsid w:val="006975D1"/>
    <w:pPr>
      <w:keepNext/>
      <w:keepLines/>
      <w:spacing w:before="40" w:after="0" w:line="240" w:lineRule="auto"/>
      <w:ind w:left="1584" w:hanging="1584"/>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CB1070"/>
    <w:rPr>
      <w:rFonts w:ascii="Verdana" w:eastAsia="Times New Roman" w:hAnsi="Verdana"/>
      <w:b/>
      <w:color w:val="00B6B5" w:themeColor="accent2"/>
      <w:sz w:val="24"/>
      <w:szCs w:val="32"/>
      <w:lang w:val="en-GB"/>
    </w:rPr>
  </w:style>
  <w:style w:type="paragraph" w:customStyle="1" w:styleId="MainHeading">
    <w:name w:val="Main Heading"/>
    <w:next w:val="Bodytextversion1"/>
    <w:link w:val="MainHeadingChar"/>
    <w:qFormat/>
    <w:rsid w:val="00CB1070"/>
    <w:pPr>
      <w:pageBreakBefore/>
      <w:spacing w:after="120"/>
    </w:pPr>
    <w:rPr>
      <w:rFonts w:ascii="Verdana" w:eastAsia="Times New Roman" w:hAnsi="Verdana"/>
      <w:b/>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CB1070"/>
    <w:rPr>
      <w:rFonts w:ascii="Verdana" w:eastAsia="Times New Roman" w:hAnsi="Verdana"/>
      <w:b/>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val="0"/>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cs="Times New Roman"/>
      <w:b/>
      <w:color w:val="2E74B5"/>
      <w:sz w:val="26"/>
      <w:szCs w:val="32"/>
      <w:lang w:eastAsia="en-IE"/>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rPr>
  </w:style>
  <w:style w:type="character" w:customStyle="1" w:styleId="Style1Char">
    <w:name w:val="Style1 Char"/>
    <w:link w:val="Style1"/>
    <w:rsid w:val="00F727E2"/>
    <w:rPr>
      <w:rFonts w:ascii="Myriad Pro" w:eastAsia="Times New Roman" w:hAnsi="Myriad Pro" w:cs="Times New Roman"/>
      <w:b/>
      <w:color w:val="2E74B5"/>
      <w:sz w:val="26"/>
      <w:szCs w:val="32"/>
      <w:lang w:eastAsia="en-IE"/>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s="Times New Roman"/>
      <w:b w:val="0"/>
      <w:color w:val="2E74B5"/>
      <w:sz w:val="26"/>
      <w:szCs w:val="32"/>
      <w:lang w:eastAsia="en-IE"/>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val="0"/>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5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5C4DCF"/>
    <w:pPr>
      <w:tabs>
        <w:tab w:val="left" w:pos="1276"/>
        <w:tab w:val="right" w:leader="dot" w:pos="9016"/>
      </w:tabs>
      <w:spacing w:after="100"/>
      <w:ind w:left="1276" w:hanging="1276"/>
    </w:pPr>
    <w:rPr>
      <w:rFonts w:ascii="Verdana" w:hAnsi="Verdana" w:cs="Arial"/>
      <w:b/>
      <w:caps/>
      <w:noProof/>
      <w:color w:val="05918E" w:themeColor="accent1"/>
      <w:sz w:val="32"/>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D0519"/>
    <w:pPr>
      <w:tabs>
        <w:tab w:val="right" w:leader="dot" w:pos="9016"/>
      </w:tabs>
      <w:spacing w:after="100"/>
      <w:jc w:val="both"/>
    </w:pPr>
    <w:rPr>
      <w:rFonts w:ascii="Verdana" w:hAnsi="Verdana"/>
      <w:b/>
      <w:i/>
      <w:color w:val="09D0A2" w:themeColor="accent3"/>
    </w:rPr>
  </w:style>
  <w:style w:type="character" w:customStyle="1" w:styleId="Heading2Char">
    <w:name w:val="Heading 2 Char"/>
    <w:basedOn w:val="DefaultParagraphFont"/>
    <w:link w:val="Heading2"/>
    <w:rsid w:val="00CB1070"/>
    <w:rPr>
      <w:rFonts w:ascii="Verdana" w:eastAsiaTheme="majorEastAsia" w:hAnsi="Verdana" w:cstheme="majorBidi"/>
      <w:b/>
      <w:i/>
      <w:color w:val="09D0A2" w:themeColor="accent3"/>
      <w:sz w:val="22"/>
      <w:szCs w:val="26"/>
      <w:lang w:val="en-GB"/>
    </w:rPr>
  </w:style>
  <w:style w:type="paragraph" w:styleId="TOC2">
    <w:name w:val="toc 2"/>
    <w:basedOn w:val="Normal"/>
    <w:next w:val="Normal"/>
    <w:autoRedefine/>
    <w:uiPriority w:val="39"/>
    <w:unhideWhenUsed/>
    <w:qFormat/>
    <w:rsid w:val="005C4DCF"/>
    <w:pPr>
      <w:tabs>
        <w:tab w:val="left" w:pos="1276"/>
        <w:tab w:val="right" w:leader="dot" w:pos="9016"/>
      </w:tabs>
      <w:spacing w:after="100"/>
    </w:pPr>
    <w:rPr>
      <w:rFonts w:asciiTheme="minorHAnsi" w:hAnsiTheme="minorHAnsi" w:cstheme="minorHAnsi"/>
      <w:b/>
      <w:iCs/>
      <w:noProof/>
      <w:color w:val="00B6B5" w:themeColor="accent2"/>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semiHidden/>
    <w:unhideWhenUsed/>
    <w:rsid w:val="00791EA9"/>
    <w:pPr>
      <w:spacing w:after="100"/>
    </w:pPr>
    <w:rPr>
      <w:rFonts w:ascii="Myriad Pro" w:hAnsi="Myriad Pro"/>
      <w:color w:val="D3E6CA"/>
    </w:rPr>
  </w:style>
  <w:style w:type="paragraph" w:styleId="TOC7">
    <w:name w:val="toc 7"/>
    <w:basedOn w:val="Normal"/>
    <w:next w:val="Normal"/>
    <w:autoRedefine/>
    <w:uiPriority w:val="39"/>
    <w:semiHidden/>
    <w:unhideWhenUsed/>
    <w:rsid w:val="002C7ACB"/>
    <w:pPr>
      <w:spacing w:after="100"/>
    </w:pPr>
    <w:rPr>
      <w:rFonts w:ascii="Myriad Pro" w:hAnsi="Myriad Pro"/>
      <w:color w:val="1E5262"/>
    </w:rPr>
  </w:style>
  <w:style w:type="paragraph" w:styleId="TOC8">
    <w:name w:val="toc 8"/>
    <w:basedOn w:val="Normal"/>
    <w:next w:val="Normal"/>
    <w:autoRedefine/>
    <w:uiPriority w:val="39"/>
    <w:semiHidden/>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basedOn w:val="DefaultParagraphFont"/>
    <w:link w:val="Heading3"/>
    <w:rsid w:val="00A61152"/>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uiPriority w:val="9"/>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uiPriority w:val="9"/>
    <w:semiHidden/>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uiPriority w:val="9"/>
    <w:semiHidden/>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uiPriority w:val="9"/>
    <w:semiHidden/>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paragraph" w:customStyle="1" w:styleId="TableText">
    <w:name w:val="Table Text"/>
    <w:basedOn w:val="Normal"/>
    <w:rsid w:val="00BB3530"/>
    <w:pPr>
      <w:keepLines/>
      <w:spacing w:after="0" w:line="240" w:lineRule="auto"/>
    </w:pPr>
    <w:rPr>
      <w:rFonts w:ascii="Times New Roman" w:hAnsi="Times New Roman"/>
      <w:sz w:val="16"/>
      <w:szCs w:val="24"/>
      <w:lang w:eastAsia="en-GB"/>
    </w:rPr>
  </w:style>
  <w:style w:type="paragraph" w:styleId="BodyText">
    <w:name w:val="Body Text"/>
    <w:basedOn w:val="Normal"/>
    <w:link w:val="BodyTextChar"/>
    <w:unhideWhenUsed/>
    <w:rsid w:val="00AE0FC2"/>
    <w:pPr>
      <w:tabs>
        <w:tab w:val="left" w:pos="4320"/>
      </w:tabs>
      <w:spacing w:before="120" w:after="120" w:line="240" w:lineRule="auto"/>
    </w:pPr>
    <w:rPr>
      <w:rFonts w:ascii="Times New Roman" w:hAnsi="Times New Roman"/>
      <w:sz w:val="24"/>
      <w:szCs w:val="24"/>
      <w:lang w:eastAsia="en-GB"/>
    </w:rPr>
  </w:style>
  <w:style w:type="character" w:customStyle="1" w:styleId="BodyTextChar">
    <w:name w:val="Body Text Char"/>
    <w:basedOn w:val="DefaultParagraphFont"/>
    <w:link w:val="BodyText"/>
    <w:rsid w:val="00AE0FC2"/>
    <w:rPr>
      <w:rFonts w:ascii="Times New Roman" w:eastAsia="Times New Roman" w:hAnsi="Times New Roman"/>
      <w:sz w:val="24"/>
      <w:szCs w:val="24"/>
      <w:lang w:val="en-GB" w:eastAsia="en-GB"/>
    </w:rPr>
  </w:style>
  <w:style w:type="paragraph" w:styleId="ListParagraph">
    <w:name w:val="List Paragraph"/>
    <w:basedOn w:val="Normal"/>
    <w:link w:val="ListParagraphChar"/>
    <w:uiPriority w:val="34"/>
    <w:qFormat/>
    <w:rsid w:val="00AE0FC2"/>
    <w:pPr>
      <w:spacing w:after="0" w:line="240" w:lineRule="auto"/>
      <w:ind w:left="720"/>
      <w:contextualSpacing/>
    </w:pPr>
    <w:rPr>
      <w:rFonts w:ascii="Times New Roman" w:hAnsi="Times New Roman"/>
      <w:sz w:val="24"/>
      <w:szCs w:val="24"/>
      <w:lang w:eastAsia="en-GB"/>
    </w:rPr>
  </w:style>
  <w:style w:type="character" w:customStyle="1" w:styleId="ListParagraphChar">
    <w:name w:val="List Paragraph Char"/>
    <w:link w:val="ListParagraph"/>
    <w:uiPriority w:val="34"/>
    <w:locked/>
    <w:rsid w:val="00AE0FC2"/>
    <w:rPr>
      <w:rFonts w:ascii="Times New Roman" w:eastAsia="Times New Roman" w:hAnsi="Times New Roman"/>
      <w:sz w:val="24"/>
      <w:szCs w:val="24"/>
      <w:lang w:val="en-GB" w:eastAsia="en-GB"/>
    </w:rPr>
  </w:style>
  <w:style w:type="paragraph" w:styleId="CommentText">
    <w:name w:val="annotation text"/>
    <w:basedOn w:val="Normal"/>
    <w:link w:val="CommentTextChar"/>
    <w:uiPriority w:val="99"/>
    <w:semiHidden/>
    <w:unhideWhenUsed/>
    <w:rsid w:val="00420CB5"/>
    <w:pPr>
      <w:spacing w:after="0" w:line="240" w:lineRule="auto"/>
    </w:pPr>
    <w:rPr>
      <w:rFonts w:ascii="Times New Roman" w:hAnsi="Times New Roman"/>
      <w:sz w:val="24"/>
      <w:szCs w:val="24"/>
      <w:lang w:eastAsia="en-GB"/>
    </w:rPr>
  </w:style>
  <w:style w:type="character" w:customStyle="1" w:styleId="CommentTextChar">
    <w:name w:val="Comment Text Char"/>
    <w:basedOn w:val="DefaultParagraphFont"/>
    <w:link w:val="CommentText"/>
    <w:uiPriority w:val="99"/>
    <w:semiHidden/>
    <w:rsid w:val="00420CB5"/>
    <w:rPr>
      <w:rFonts w:ascii="Times New Roman" w:eastAsia="Times New Roman" w:hAnsi="Times New Roman"/>
      <w:sz w:val="24"/>
      <w:szCs w:val="24"/>
      <w:lang w:val="en-GB" w:eastAsia="en-GB"/>
    </w:rPr>
  </w:style>
  <w:style w:type="character" w:styleId="CommentReference">
    <w:name w:val="annotation reference"/>
    <w:basedOn w:val="DefaultParagraphFont"/>
    <w:uiPriority w:val="99"/>
    <w:semiHidden/>
    <w:unhideWhenUsed/>
    <w:rsid w:val="00420CB5"/>
    <w:rPr>
      <w:sz w:val="16"/>
      <w:szCs w:val="16"/>
    </w:rPr>
  </w:style>
  <w:style w:type="paragraph" w:styleId="Revision">
    <w:name w:val="Revision"/>
    <w:hidden/>
    <w:uiPriority w:val="99"/>
    <w:semiHidden/>
    <w:rsid w:val="00E50F88"/>
    <w:rPr>
      <w:rFonts w:eastAsia="Times New Roman"/>
      <w:sz w:val="22"/>
      <w:szCs w:val="22"/>
      <w:lang w:val="en-GB"/>
    </w:rPr>
  </w:style>
  <w:style w:type="paragraph" w:styleId="CommentSubject">
    <w:name w:val="annotation subject"/>
    <w:basedOn w:val="CommentText"/>
    <w:next w:val="CommentText"/>
    <w:link w:val="CommentSubjectChar"/>
    <w:uiPriority w:val="99"/>
    <w:semiHidden/>
    <w:unhideWhenUsed/>
    <w:rsid w:val="00F801A0"/>
    <w:pPr>
      <w:spacing w:after="160"/>
    </w:pPr>
    <w:rPr>
      <w:rFonts w:ascii="Calibri" w:hAnsi="Calibri"/>
      <w:b/>
      <w:bCs/>
      <w:sz w:val="20"/>
      <w:szCs w:val="20"/>
      <w:lang w:eastAsia="en-IE"/>
    </w:rPr>
  </w:style>
  <w:style w:type="character" w:customStyle="1" w:styleId="CommentSubjectChar">
    <w:name w:val="Comment Subject Char"/>
    <w:basedOn w:val="CommentTextChar"/>
    <w:link w:val="CommentSubject"/>
    <w:uiPriority w:val="99"/>
    <w:semiHidden/>
    <w:rsid w:val="00F801A0"/>
    <w:rPr>
      <w:rFonts w:ascii="Times New Roman" w:eastAsia="Times New Roman" w:hAnsi="Times New Roman"/>
      <w:b/>
      <w:bCs/>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323122">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image" Target="media/image5.emf"/><Relationship Id="rId34" Type="http://schemas.openxmlformats.org/officeDocument/2006/relationships/hyperlink" Target="http://www.version1.com"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8/08/relationships/commentsExtensible" Target="commentsExtensible.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3.jpe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package" Target="embeddings/Microsoft_Excel_Worksheet.xlsx"/><Relationship Id="rId27" Type="http://schemas.openxmlformats.org/officeDocument/2006/relationships/image" Target="media/image10.png"/><Relationship Id="rId30" Type="http://schemas.openxmlformats.org/officeDocument/2006/relationships/hyperlink" Target="http://www.oracle.com/webfolder/technetwork/docs/reports/r13/sample-reports/financials/AR/Transaction%20Detail%20Report.pdf" TargetMode="External"/><Relationship Id="rId35" Type="http://schemas.openxmlformats.org/officeDocument/2006/relationships/hyperlink" Target="http://www.version1.com"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srvadmfs\Templates\Version%201\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EC5AF119-CE06-4209-8BA5-C8DEFBA69CBD}"/>
      </w:docPartPr>
      <w:docPartBody>
        <w:p w:rsidR="00C42B74" w:rsidRDefault="00C42B74"/>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2B74"/>
    <w:rsid w:val="00895AC8"/>
    <w:rsid w:val="00C42B74"/>
    <w:rsid w:val="00D061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c7b6899a-c8fc-47f4-bf95-c24f5a23577b">
      <UserInfo>
        <DisplayName>Shane Kirk</DisplayName>
        <AccountId>2573</AccountId>
        <AccountType/>
      </UserInfo>
    </SharedWithUsers>
    <wgcm xmlns="c584e721-9677-4825-bee6-25c6cb9d6fb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036FD0A4883FE41A5F1A8B09F53E8A5" ma:contentTypeVersion="9" ma:contentTypeDescription="Create a new document." ma:contentTypeScope="" ma:versionID="aa03f0b9130a7e9912593de586042654">
  <xsd:schema xmlns:xsd="http://www.w3.org/2001/XMLSchema" xmlns:xs="http://www.w3.org/2001/XMLSchema" xmlns:p="http://schemas.microsoft.com/office/2006/metadata/properties" xmlns:ns2="c584e721-9677-4825-bee6-25c6cb9d6fb4" xmlns:ns3="c7b6899a-c8fc-47f4-bf95-c24f5a23577b" targetNamespace="http://schemas.microsoft.com/office/2006/metadata/properties" ma:root="true" ma:fieldsID="90dd7bfb4e1b47d15d06ac3a10fbc452" ns2:_="" ns3:_="">
    <xsd:import namespace="c584e721-9677-4825-bee6-25c6cb9d6fb4"/>
    <xsd:import namespace="c7b6899a-c8fc-47f4-bf95-c24f5a2357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wgcm"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84e721-9677-4825-bee6-25c6cb9d6f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wgcm" ma:index="15" nillable="true" ma:displayName="Text" ma:internalName="wgcm">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7b6899a-c8fc-47f4-bf95-c24f5a23577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3D66C3-6C73-4658-9FB4-ACF570D83E15}">
  <ds:schemaRefs>
    <ds:schemaRef ds:uri="http://schemas.microsoft.com/office/2006/metadata/properties"/>
    <ds:schemaRef ds:uri="1d1b9505-74b1-4ca0-bf6a-635e666f3850"/>
    <ds:schemaRef ds:uri="08fd0293-7669-4368-8dee-85cd77526a48"/>
  </ds:schemaRefs>
</ds:datastoreItem>
</file>

<file path=customXml/itemProps2.xml><?xml version="1.0" encoding="utf-8"?>
<ds:datastoreItem xmlns:ds="http://schemas.openxmlformats.org/officeDocument/2006/customXml" ds:itemID="{C537A4B1-8C36-4B88-AF03-AA7B91199D53}"/>
</file>

<file path=customXml/itemProps3.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4.xml><?xml version="1.0" encoding="utf-8"?>
<ds:datastoreItem xmlns:ds="http://schemas.openxmlformats.org/officeDocument/2006/customXml" ds:itemID="{F832358B-52ED-4EA5-B44C-D045C66177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Template</Template>
  <TotalTime>241</TotalTime>
  <Pages>15</Pages>
  <Words>2439</Words>
  <Characters>13905</Characters>
  <Application>Microsoft Office Word</Application>
  <DocSecurity>0</DocSecurity>
  <Lines>115</Lines>
  <Paragraphs>32</Paragraphs>
  <ScaleCrop>false</ScaleCrop>
  <Company>Version 1</Company>
  <LinksUpToDate>false</LinksUpToDate>
  <CharactersWithSpaces>16312</CharactersWithSpaces>
  <SharedDoc>false</SharedDoc>
  <HLinks>
    <vt:vector size="96" baseType="variant">
      <vt:variant>
        <vt:i4>3342388</vt:i4>
      </vt:variant>
      <vt:variant>
        <vt:i4>93</vt:i4>
      </vt:variant>
      <vt:variant>
        <vt:i4>0</vt:i4>
      </vt:variant>
      <vt:variant>
        <vt:i4>5</vt:i4>
      </vt:variant>
      <vt:variant>
        <vt:lpwstr>http://www.oracle.com/webfolder/technetwork/docs/reports/r13/sample-reports/financials/AR/Transaction Detail Report.pdf</vt:lpwstr>
      </vt:variant>
      <vt:variant>
        <vt:lpwstr/>
      </vt:variant>
      <vt:variant>
        <vt:i4>2031670</vt:i4>
      </vt:variant>
      <vt:variant>
        <vt:i4>80</vt:i4>
      </vt:variant>
      <vt:variant>
        <vt:i4>0</vt:i4>
      </vt:variant>
      <vt:variant>
        <vt:i4>5</vt:i4>
      </vt:variant>
      <vt:variant>
        <vt:lpwstr/>
      </vt:variant>
      <vt:variant>
        <vt:lpwstr>_Toc65271339</vt:lpwstr>
      </vt:variant>
      <vt:variant>
        <vt:i4>1966134</vt:i4>
      </vt:variant>
      <vt:variant>
        <vt:i4>74</vt:i4>
      </vt:variant>
      <vt:variant>
        <vt:i4>0</vt:i4>
      </vt:variant>
      <vt:variant>
        <vt:i4>5</vt:i4>
      </vt:variant>
      <vt:variant>
        <vt:lpwstr/>
      </vt:variant>
      <vt:variant>
        <vt:lpwstr>_Toc65271338</vt:lpwstr>
      </vt:variant>
      <vt:variant>
        <vt:i4>1114166</vt:i4>
      </vt:variant>
      <vt:variant>
        <vt:i4>68</vt:i4>
      </vt:variant>
      <vt:variant>
        <vt:i4>0</vt:i4>
      </vt:variant>
      <vt:variant>
        <vt:i4>5</vt:i4>
      </vt:variant>
      <vt:variant>
        <vt:lpwstr/>
      </vt:variant>
      <vt:variant>
        <vt:lpwstr>_Toc65271337</vt:lpwstr>
      </vt:variant>
      <vt:variant>
        <vt:i4>1048630</vt:i4>
      </vt:variant>
      <vt:variant>
        <vt:i4>62</vt:i4>
      </vt:variant>
      <vt:variant>
        <vt:i4>0</vt:i4>
      </vt:variant>
      <vt:variant>
        <vt:i4>5</vt:i4>
      </vt:variant>
      <vt:variant>
        <vt:lpwstr/>
      </vt:variant>
      <vt:variant>
        <vt:lpwstr>_Toc65271336</vt:lpwstr>
      </vt:variant>
      <vt:variant>
        <vt:i4>1245238</vt:i4>
      </vt:variant>
      <vt:variant>
        <vt:i4>56</vt:i4>
      </vt:variant>
      <vt:variant>
        <vt:i4>0</vt:i4>
      </vt:variant>
      <vt:variant>
        <vt:i4>5</vt:i4>
      </vt:variant>
      <vt:variant>
        <vt:lpwstr/>
      </vt:variant>
      <vt:variant>
        <vt:lpwstr>_Toc65271335</vt:lpwstr>
      </vt:variant>
      <vt:variant>
        <vt:i4>1179702</vt:i4>
      </vt:variant>
      <vt:variant>
        <vt:i4>50</vt:i4>
      </vt:variant>
      <vt:variant>
        <vt:i4>0</vt:i4>
      </vt:variant>
      <vt:variant>
        <vt:i4>5</vt:i4>
      </vt:variant>
      <vt:variant>
        <vt:lpwstr/>
      </vt:variant>
      <vt:variant>
        <vt:lpwstr>_Toc65271334</vt:lpwstr>
      </vt:variant>
      <vt:variant>
        <vt:i4>1376310</vt:i4>
      </vt:variant>
      <vt:variant>
        <vt:i4>44</vt:i4>
      </vt:variant>
      <vt:variant>
        <vt:i4>0</vt:i4>
      </vt:variant>
      <vt:variant>
        <vt:i4>5</vt:i4>
      </vt:variant>
      <vt:variant>
        <vt:lpwstr/>
      </vt:variant>
      <vt:variant>
        <vt:lpwstr>_Toc65271333</vt:lpwstr>
      </vt:variant>
      <vt:variant>
        <vt:i4>1310774</vt:i4>
      </vt:variant>
      <vt:variant>
        <vt:i4>38</vt:i4>
      </vt:variant>
      <vt:variant>
        <vt:i4>0</vt:i4>
      </vt:variant>
      <vt:variant>
        <vt:i4>5</vt:i4>
      </vt:variant>
      <vt:variant>
        <vt:lpwstr/>
      </vt:variant>
      <vt:variant>
        <vt:lpwstr>_Toc65271332</vt:lpwstr>
      </vt:variant>
      <vt:variant>
        <vt:i4>1507382</vt:i4>
      </vt:variant>
      <vt:variant>
        <vt:i4>32</vt:i4>
      </vt:variant>
      <vt:variant>
        <vt:i4>0</vt:i4>
      </vt:variant>
      <vt:variant>
        <vt:i4>5</vt:i4>
      </vt:variant>
      <vt:variant>
        <vt:lpwstr/>
      </vt:variant>
      <vt:variant>
        <vt:lpwstr>_Toc65271331</vt:lpwstr>
      </vt:variant>
      <vt:variant>
        <vt:i4>1441846</vt:i4>
      </vt:variant>
      <vt:variant>
        <vt:i4>26</vt:i4>
      </vt:variant>
      <vt:variant>
        <vt:i4>0</vt:i4>
      </vt:variant>
      <vt:variant>
        <vt:i4>5</vt:i4>
      </vt:variant>
      <vt:variant>
        <vt:lpwstr/>
      </vt:variant>
      <vt:variant>
        <vt:lpwstr>_Toc65271330</vt:lpwstr>
      </vt:variant>
      <vt:variant>
        <vt:i4>2031671</vt:i4>
      </vt:variant>
      <vt:variant>
        <vt:i4>20</vt:i4>
      </vt:variant>
      <vt:variant>
        <vt:i4>0</vt:i4>
      </vt:variant>
      <vt:variant>
        <vt:i4>5</vt:i4>
      </vt:variant>
      <vt:variant>
        <vt:lpwstr/>
      </vt:variant>
      <vt:variant>
        <vt:lpwstr>_Toc65271329</vt:lpwstr>
      </vt:variant>
      <vt:variant>
        <vt:i4>1966135</vt:i4>
      </vt:variant>
      <vt:variant>
        <vt:i4>14</vt:i4>
      </vt:variant>
      <vt:variant>
        <vt:i4>0</vt:i4>
      </vt:variant>
      <vt:variant>
        <vt:i4>5</vt:i4>
      </vt:variant>
      <vt:variant>
        <vt:lpwstr/>
      </vt:variant>
      <vt:variant>
        <vt:lpwstr>_Toc65271328</vt:lpwstr>
      </vt:variant>
      <vt:variant>
        <vt:i4>1114167</vt:i4>
      </vt:variant>
      <vt:variant>
        <vt:i4>8</vt:i4>
      </vt:variant>
      <vt:variant>
        <vt:i4>0</vt:i4>
      </vt:variant>
      <vt:variant>
        <vt:i4>5</vt:i4>
      </vt:variant>
      <vt:variant>
        <vt:lpwstr/>
      </vt:variant>
      <vt:variant>
        <vt:lpwstr>_Toc65271327</vt:lpwstr>
      </vt:variant>
      <vt:variant>
        <vt:i4>1048631</vt:i4>
      </vt:variant>
      <vt:variant>
        <vt:i4>2</vt:i4>
      </vt:variant>
      <vt:variant>
        <vt:i4>0</vt:i4>
      </vt:variant>
      <vt:variant>
        <vt:i4>5</vt:i4>
      </vt:variant>
      <vt:variant>
        <vt:lpwstr/>
      </vt:variant>
      <vt:variant>
        <vt:lpwstr>_Toc65271326</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CV.065 FIN AR Transactions Data Reconciliation</dc:title>
  <dc:subject/>
  <dc:creator>Harry Kochhar</dc:creator>
  <cp:keywords/>
  <cp:lastModifiedBy>Anthony Woods</cp:lastModifiedBy>
  <cp:revision>113</cp:revision>
  <dcterms:created xsi:type="dcterms:W3CDTF">2021-02-23T03:26:00Z</dcterms:created>
  <dcterms:modified xsi:type="dcterms:W3CDTF">2021-05-06T07:19:00Z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0x0101000036FD0A4883FE41A5F1A8B09F53E8A5</vt:lpwstr>
  </property>
  <property fmtid="{D5CDD505-2E9C-101B-9397-08002B2CF9AE}" pid="3" name="SharedWithUsers">
    <vt:lpwstr>2573;#Shane Kirk</vt:lpwstr>
  </property>
</Properties>
</file>